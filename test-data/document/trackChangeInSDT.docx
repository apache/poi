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07E9A">
      <w:pPr>
        <w:tabs>
          <w:tab w:val="left" w:pos="632"/>
        </w:tabs>
        <w:rPr>
          <w:rFonts w:hint="default" w:eastAsiaTheme="minorEastAsia"/>
          <w:lang w:val="en-US" w:eastAsia="zh-CN"/>
        </w:rPr>
      </w:pPr>
      <w:sdt>
        <w:sdtPr>
          <w:rPr>
            <w:rFonts w:hint="eastAsia"/>
            <w:lang w:val="en-US" w:eastAsia="zh-CN"/>
          </w:rPr>
          <w:tag w:val="71"/>
          <w:id w:val="147466161"/>
          <w:placeholder>
            <w:docPart w:val="DefaultPlaceholder_TEXT"/>
          </w:placeholder>
        </w:sdtPr>
        <w:sdtEndPr>
          <w:rPr>
            <w:rFonts w:hint="eastAsia"/>
            <w:lang w:val="en-US" w:eastAsia="zh-CN"/>
          </w:rPr>
        </w:sdtEndPr>
        <w:sdtContent>
          <w:r>
            <w:rPr>
              <w:rFonts w:hint="eastAsia"/>
              <w:lang w:val="en-US" w:eastAsia="zh-CN"/>
            </w:rPr>
            <w:t xml:space="preserve">not in track change </w:t>
          </w:r>
          <w:ins w:id="0" w:author="、Ning." w:date="2025-05-19T10:06:55Z">
            <w:r>
              <w:rPr>
                <w:rFonts w:hint="eastAsia"/>
                <w:lang w:val="en-US" w:eastAsia="zh-CN"/>
              </w:rPr>
              <w:t xml:space="preserve">insert </w:t>
            </w:r>
          </w:ins>
          <w:ins w:id="1" w:author="、Ning." w:date="2025-05-19T09:55:21Z">
            <w:r>
              <w:rPr>
                <w:rFonts w:hint="eastAsia"/>
                <w:lang w:val="en-US" w:eastAsia="zh-CN"/>
              </w:rPr>
              <w:t>in</w:t>
            </w:r>
          </w:ins>
          <w:ins w:id="2" w:author="、Ning." w:date="2025-05-19T09:55:22Z">
            <w:r>
              <w:rPr>
                <w:rFonts w:hint="eastAsia"/>
                <w:lang w:val="en-US" w:eastAsia="zh-CN"/>
              </w:rPr>
              <w:t xml:space="preserve"> </w:t>
            </w:r>
          </w:ins>
          <w:ins w:id="3" w:author="、Ning." w:date="2025-05-19T09:55:26Z">
            <w:r>
              <w:rPr>
                <w:rFonts w:hint="eastAsia"/>
                <w:lang w:val="en-US" w:eastAsia="zh-CN"/>
              </w:rPr>
              <w:t>track c</w:t>
            </w:r>
          </w:ins>
          <w:ins w:id="4" w:author="、Ning." w:date="2025-05-19T09:55:27Z">
            <w:r>
              <w:rPr>
                <w:rFonts w:hint="eastAsia"/>
                <w:lang w:val="en-US" w:eastAsia="zh-CN"/>
              </w:rPr>
              <w:t>h</w:t>
            </w:r>
          </w:ins>
          <w:ins w:id="5" w:author="、Ning." w:date="2025-05-19T09:55:28Z">
            <w:r>
              <w:rPr>
                <w:rFonts w:hint="eastAsia"/>
                <w:lang w:val="en-US" w:eastAsia="zh-CN"/>
              </w:rPr>
              <w:t>ange</w:t>
            </w:r>
          </w:ins>
          <w:r>
            <w:rPr>
              <w:rFonts w:hint="eastAsia"/>
              <w:lang w:val="en-US" w:eastAsia="zh-CN"/>
            </w:rPr>
            <w:t xml:space="preserve"> </w:t>
          </w:r>
          <w:del w:id="6" w:author="、Ning." w:date="2025-05-19T10:07:16Z"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delText>d</w:delText>
            </w:r>
          </w:del>
          <w:del w:id="7" w:author="、Ning." w:date="2025-05-19T10:07:15Z">
            <w:r>
              <w:rPr>
                <w:rFonts w:hint="eastAsia"/>
                <w:lang w:val="en-US" w:eastAsia="zh-CN"/>
              </w:rPr>
              <w:delText>elete</w:delText>
            </w:r>
          </w:del>
          <w:del w:id="8" w:author="、Ning." w:date="2025-05-19T10:07:14Z">
            <w:r>
              <w:rPr>
                <w:rFonts w:hint="eastAsia"/>
                <w:lang w:val="en-US" w:eastAsia="zh-CN"/>
              </w:rPr>
              <w:delText xml:space="preserve"> in tr</w:delText>
            </w:r>
          </w:del>
          <w:del w:id="9" w:author="、Ning." w:date="2025-05-19T10:07:13Z">
            <w:r>
              <w:rPr>
                <w:rFonts w:hint="eastAsia"/>
                <w:lang w:val="en-US" w:eastAsia="zh-CN"/>
              </w:rPr>
              <w:delText>ack ch</w:delText>
            </w:r>
          </w:del>
          <w:del w:id="10" w:author="、Ning." w:date="2025-05-19T10:07:12Z">
            <w:r>
              <w:rPr>
                <w:rFonts w:hint="eastAsia"/>
                <w:lang w:val="en-US" w:eastAsia="zh-CN"/>
              </w:rPr>
              <w:delText>ange</w:delText>
            </w:r>
          </w:del>
        </w:sdtContent>
      </w:sdt>
    </w:p>
    <w:sectPr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、Ning.">
    <w15:presenceInfo w15:providerId="WPS Office" w15:userId="1361443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trackRevisions w:val="1"/>
  <w:documentProtection w:enforcement="0"/>
  <w:defaultTabStop w:val="420"/>
  <w:characterSpacingControl w:val="doNotCompress"/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5062AD"/>
    <w:rsid w:val="77D6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default"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54A1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54A1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54A1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54A1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54A1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30">
    <w:name w:val="Default Paragraph Font"/>
    <w:semiHidden/>
    <w:qFormat/>
    <w:uiPriority w:val="0"/>
  </w:style>
  <w:style w:type="table" w:default="1" w:styleId="2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1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12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3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14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15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16">
    <w:name w:val="endnote text"/>
    <w:basedOn w:val="1"/>
    <w:link w:val="18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7">
    <w:name w:val="footer"/>
    <w:basedOn w:val="1"/>
    <w:link w:val="185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18">
    <w:name w:val="header"/>
    <w:basedOn w:val="1"/>
    <w:link w:val="184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19">
    <w:name w:val="toc 1"/>
    <w:basedOn w:val="1"/>
    <w:next w:val="1"/>
    <w:unhideWhenUsed/>
    <w:qFormat/>
    <w:uiPriority w:val="39"/>
    <w:pPr>
      <w:spacing w:after="100"/>
    </w:pPr>
  </w:style>
  <w:style w:type="paragraph" w:styleId="20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21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2">
    <w:name w:val="footnote text"/>
    <w:basedOn w:val="1"/>
    <w:link w:val="18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3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24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5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26">
    <w:name w:val="toc 9"/>
    <w:basedOn w:val="1"/>
    <w:next w:val="1"/>
    <w:unhideWhenUsed/>
    <w:qFormat/>
    <w:uiPriority w:val="39"/>
    <w:pPr>
      <w:spacing w:after="100"/>
      <w:ind w:left="176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table" w:styleId="29">
    <w:name w:val="Table Grid"/>
    <w:basedOn w:val="28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character" w:styleId="31">
    <w:name w:val="Strong"/>
    <w:basedOn w:val="30"/>
    <w:qFormat/>
    <w:uiPriority w:val="22"/>
    <w:rPr>
      <w:b/>
      <w:bCs/>
    </w:rPr>
  </w:style>
  <w:style w:type="character" w:styleId="32">
    <w:name w:val="endnote reference"/>
    <w:basedOn w:val="30"/>
    <w:semiHidden/>
    <w:unhideWhenUsed/>
    <w:qFormat/>
    <w:uiPriority w:val="99"/>
    <w:rPr>
      <w:vertAlign w:val="superscript"/>
    </w:rPr>
  </w:style>
  <w:style w:type="character" w:styleId="33">
    <w:name w:val="FollowedHyperlink"/>
    <w:basedOn w:val="30"/>
    <w:semiHidden/>
    <w:unhideWhenUsed/>
    <w:qFormat/>
    <w:uiPriority w:val="99"/>
    <w:rPr>
      <w:color w:val="7E1FAD" w:themeColor="followedHyperlink"/>
      <w:u w:val="single"/>
      <w14:textFill>
        <w14:solidFill>
          <w14:schemeClr w14:val="folHlink"/>
        </w14:solidFill>
      </w14:textFill>
    </w:rPr>
  </w:style>
  <w:style w:type="character" w:styleId="34">
    <w:name w:val="Emphasis"/>
    <w:basedOn w:val="30"/>
    <w:qFormat/>
    <w:uiPriority w:val="20"/>
    <w:rPr>
      <w:i/>
      <w:iCs/>
    </w:rPr>
  </w:style>
  <w:style w:type="character" w:styleId="35">
    <w:name w:val="Hyperlink"/>
    <w:basedOn w:val="30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36">
    <w:name w:val="footnote reference"/>
    <w:basedOn w:val="30"/>
    <w:semiHidden/>
    <w:unhideWhenUsed/>
    <w:qFormat/>
    <w:uiPriority w:val="99"/>
    <w:rPr>
      <w:vertAlign w:val="superscript"/>
    </w:rPr>
  </w:style>
  <w:style w:type="table" w:customStyle="1" w:styleId="37">
    <w:name w:val="Table Grid Light"/>
    <w:basedOn w:val="28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Plain Table 1"/>
    <w:basedOn w:val="28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Plain Table 2"/>
    <w:basedOn w:val="28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3"/>
    <w:basedOn w:val="28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4"/>
    <w:basedOn w:val="28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5"/>
    <w:basedOn w:val="28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1 Light"/>
    <w:basedOn w:val="28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1 Light - Accent 1"/>
    <w:basedOn w:val="28"/>
    <w:qFormat/>
    <w:uiPriority w:val="99"/>
    <w:pPr>
      <w:spacing w:after="0" w:line="240" w:lineRule="auto"/>
    </w:pPr>
    <w:tblPr>
      <w:tblBorders>
        <w:top w:val="single" w:color="B5C6E9" w:themeColor="accent1" w:themeTint="67" w:sz="4" w:space="0"/>
        <w:left w:val="single" w:color="B5C6E9" w:themeColor="accent1" w:themeTint="67" w:sz="4" w:space="0"/>
        <w:bottom w:val="single" w:color="B5C6E9" w:themeColor="accent1" w:themeTint="67" w:sz="4" w:space="0"/>
        <w:right w:val="single" w:color="B5C6E9" w:themeColor="accent1" w:themeTint="67" w:sz="4" w:space="0"/>
        <w:insideH w:val="single" w:color="B5C6E9" w:themeColor="accent1" w:themeTint="67" w:sz="4" w:space="0"/>
        <w:insideV w:val="single" w:color="B5C6E9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4ADE0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5C6E9" w:themeColor="accent1" w:themeTint="67" w:sz="4" w:space="0"/>
          <w:left w:val="single" w:color="B5C6E9" w:themeColor="accent1" w:themeTint="67" w:sz="4" w:space="0"/>
          <w:bottom w:val="single" w:color="B5C6E9" w:themeColor="accent1" w:themeTint="67" w:sz="4" w:space="0"/>
          <w:right w:val="single" w:color="B5C6E9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 - Accent 2"/>
    <w:basedOn w:val="28"/>
    <w:qFormat/>
    <w:uiPriority w:val="99"/>
    <w:pPr>
      <w:spacing w:after="0" w:line="240" w:lineRule="auto"/>
    </w:pPr>
    <w:tblPr>
      <w:tblBorders>
        <w:top w:val="single" w:color="F8CCAA" w:themeColor="accent2" w:themeTint="67" w:sz="4" w:space="0"/>
        <w:left w:val="single" w:color="F8CCAA" w:themeColor="accent2" w:themeTint="67" w:sz="4" w:space="0"/>
        <w:bottom w:val="single" w:color="F8CCAA" w:themeColor="accent2" w:themeTint="67" w:sz="4" w:space="0"/>
        <w:right w:val="single" w:color="F8CCAA" w:themeColor="accent2" w:themeTint="67" w:sz="4" w:space="0"/>
        <w:insideH w:val="single" w:color="F8CCAA" w:themeColor="accent2" w:themeTint="67" w:sz="4" w:space="0"/>
        <w:insideV w:val="single" w:color="F8CCAA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5B585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8CCAA" w:themeColor="accent2" w:themeTint="67" w:sz="4" w:space="0"/>
          <w:left w:val="single" w:color="F8CCAA" w:themeColor="accent2" w:themeTint="67" w:sz="4" w:space="0"/>
          <w:bottom w:val="single" w:color="F8CCAA" w:themeColor="accent2" w:themeTint="67" w:sz="4" w:space="0"/>
          <w:right w:val="single" w:color="F8CCAA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3"/>
    <w:basedOn w:val="28"/>
    <w:uiPriority w:val="99"/>
    <w:pPr>
      <w:spacing w:after="0" w:line="240" w:lineRule="auto"/>
    </w:pPr>
    <w:tblPr>
      <w:tblBorders>
        <w:top w:val="single" w:color="FEE594" w:themeColor="accent3" w:themeTint="67" w:sz="4" w:space="0"/>
        <w:left w:val="single" w:color="FEE594" w:themeColor="accent3" w:themeTint="67" w:sz="4" w:space="0"/>
        <w:bottom w:val="single" w:color="FEE594" w:themeColor="accent3" w:themeTint="67" w:sz="4" w:space="0"/>
        <w:right w:val="single" w:color="FEE594" w:themeColor="accent3" w:themeTint="67" w:sz="4" w:space="0"/>
        <w:insideH w:val="single" w:color="FEE594" w:themeColor="accent3" w:themeTint="67" w:sz="4" w:space="0"/>
        <w:insideV w:val="single" w:color="FEE594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FDDA64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EE594" w:themeColor="accent3" w:themeTint="67" w:sz="4" w:space="0"/>
          <w:left w:val="single" w:color="FEE594" w:themeColor="accent3" w:themeTint="67" w:sz="4" w:space="0"/>
          <w:bottom w:val="single" w:color="FEE594" w:themeColor="accent3" w:themeTint="67" w:sz="4" w:space="0"/>
          <w:right w:val="single" w:color="FEE594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4"/>
    <w:basedOn w:val="28"/>
    <w:qFormat/>
    <w:uiPriority w:val="99"/>
    <w:pPr>
      <w:spacing w:after="0" w:line="240" w:lineRule="auto"/>
    </w:pPr>
    <w:tblPr>
      <w:tblBorders>
        <w:top w:val="single" w:color="C7E4B2" w:themeColor="accent4" w:themeTint="67" w:sz="4" w:space="0"/>
        <w:left w:val="single" w:color="C7E4B2" w:themeColor="accent4" w:themeTint="67" w:sz="4" w:space="0"/>
        <w:bottom w:val="single" w:color="C7E4B2" w:themeColor="accent4" w:themeTint="67" w:sz="4" w:space="0"/>
        <w:right w:val="single" w:color="C7E4B2" w:themeColor="accent4" w:themeTint="67" w:sz="4" w:space="0"/>
        <w:insideH w:val="single" w:color="C7E4B2" w:themeColor="accent4" w:themeTint="67" w:sz="4" w:space="0"/>
        <w:insideV w:val="single" w:color="C7E4B2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AED890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7E4B2" w:themeColor="accent4" w:themeTint="67" w:sz="4" w:space="0"/>
          <w:left w:val="single" w:color="C7E4B2" w:themeColor="accent4" w:themeTint="67" w:sz="4" w:space="0"/>
          <w:bottom w:val="single" w:color="C7E4B2" w:themeColor="accent4" w:themeTint="67" w:sz="4" w:space="0"/>
          <w:right w:val="single" w:color="C7E4B2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5"/>
    <w:basedOn w:val="28"/>
    <w:qFormat/>
    <w:uiPriority w:val="99"/>
    <w:pPr>
      <w:spacing w:after="0" w:line="240" w:lineRule="auto"/>
    </w:pPr>
    <w:tblPr>
      <w:tblBorders>
        <w:top w:val="single" w:color="A7E9E3" w:themeColor="accent5" w:themeTint="67" w:sz="4" w:space="0"/>
        <w:left w:val="single" w:color="A7E9E3" w:themeColor="accent5" w:themeTint="67" w:sz="4" w:space="0"/>
        <w:bottom w:val="single" w:color="A7E9E3" w:themeColor="accent5" w:themeTint="67" w:sz="4" w:space="0"/>
        <w:right w:val="single" w:color="A7E9E3" w:themeColor="accent5" w:themeTint="67" w:sz="4" w:space="0"/>
        <w:insideH w:val="single" w:color="A7E9E3" w:themeColor="accent5" w:themeTint="67" w:sz="4" w:space="0"/>
        <w:insideV w:val="single" w:color="A7E9E3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80DFD7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7E9E3" w:themeColor="accent5" w:themeTint="67" w:sz="4" w:space="0"/>
          <w:left w:val="single" w:color="A7E9E3" w:themeColor="accent5" w:themeTint="67" w:sz="4" w:space="0"/>
          <w:bottom w:val="single" w:color="A7E9E3" w:themeColor="accent5" w:themeTint="67" w:sz="4" w:space="0"/>
          <w:right w:val="single" w:color="A7E9E3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6"/>
    <w:basedOn w:val="28"/>
    <w:qFormat/>
    <w:uiPriority w:val="99"/>
    <w:pPr>
      <w:spacing w:after="0" w:line="240" w:lineRule="auto"/>
    </w:pPr>
    <w:tblPr>
      <w:tblBorders>
        <w:top w:val="single" w:color="F4B6BD" w:themeColor="accent6" w:themeTint="67" w:sz="4" w:space="0"/>
        <w:left w:val="single" w:color="F4B6BD" w:themeColor="accent6" w:themeTint="67" w:sz="4" w:space="0"/>
        <w:bottom w:val="single" w:color="F4B6BD" w:themeColor="accent6" w:themeTint="67" w:sz="4" w:space="0"/>
        <w:right w:val="single" w:color="F4B6BD" w:themeColor="accent6" w:themeTint="67" w:sz="4" w:space="0"/>
        <w:insideH w:val="single" w:color="F4B6BD" w:themeColor="accent6" w:themeTint="67" w:sz="4" w:space="0"/>
        <w:insideV w:val="single" w:color="F4B6BD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EF96A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6BD" w:themeColor="accent6" w:themeTint="67" w:sz="4" w:space="0"/>
          <w:left w:val="single" w:color="F4B6BD" w:themeColor="accent6" w:themeTint="67" w:sz="4" w:space="0"/>
          <w:bottom w:val="single" w:color="F4B6BD" w:themeColor="accent6" w:themeTint="67" w:sz="4" w:space="0"/>
          <w:right w:val="single" w:color="F4B6BD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2"/>
    <w:basedOn w:val="28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2 - Accent 1"/>
    <w:basedOn w:val="28"/>
    <w:qFormat/>
    <w:uiPriority w:val="99"/>
    <w:pPr>
      <w:spacing w:after="0" w:line="240" w:lineRule="auto"/>
    </w:pPr>
    <w:tblPr>
      <w:tblBorders>
        <w:bottom w:val="single" w:color="577FCF" w:themeColor="accent1" w:themeTint="EA" w:sz="4" w:space="0"/>
        <w:insideH w:val="single" w:color="577FCF" w:themeColor="accent1" w:themeTint="EA" w:sz="4" w:space="0"/>
        <w:insideV w:val="single" w:color="577FCF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77FCF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77FCF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9E2F4" w:themeColor="accent1" w:themeTint="34" w:fill="D9E2F4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9E2F4" w:themeColor="accent1" w:themeTint="34" w:fill="D9E2F4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 - Accent 2"/>
    <w:basedOn w:val="28"/>
    <w:qFormat/>
    <w:uiPriority w:val="99"/>
    <w:pPr>
      <w:spacing w:after="0" w:line="240" w:lineRule="auto"/>
    </w:pPr>
    <w:tblPr>
      <w:tblBorders>
        <w:bottom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483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483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3"/>
    <w:basedOn w:val="28"/>
    <w:qFormat/>
    <w:uiPriority w:val="99"/>
    <w:pPr>
      <w:spacing w:after="0" w:line="240" w:lineRule="auto"/>
    </w:pPr>
    <w:tblPr>
      <w:tblBorders>
        <w:bottom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3BA02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3BA02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4"/>
    <w:basedOn w:val="28"/>
    <w:uiPriority w:val="99"/>
    <w:pPr>
      <w:spacing w:after="0" w:line="240" w:lineRule="auto"/>
    </w:pPr>
    <w:tblPr>
      <w:tblBorders>
        <w:bottom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BD78C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BD78C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5"/>
    <w:basedOn w:val="28"/>
    <w:qFormat/>
    <w:uiPriority w:val="99"/>
    <w:pPr>
      <w:spacing w:after="0" w:line="240" w:lineRule="auto"/>
    </w:pPr>
    <w:tblPr>
      <w:tblBorders>
        <w:bottom w:val="single" w:color="30C0B4" w:themeColor="accent5" w:sz="4" w:space="0"/>
        <w:insideH w:val="single" w:color="30C0B4" w:themeColor="accent5" w:sz="4" w:space="0"/>
        <w:insideV w:val="single" w:color="30C0B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30C0B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30C0B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6"/>
    <w:basedOn w:val="28"/>
    <w:uiPriority w:val="99"/>
    <w:pPr>
      <w:spacing w:after="0" w:line="240" w:lineRule="auto"/>
    </w:pPr>
    <w:tblPr>
      <w:tblBorders>
        <w:bottom w:val="single" w:color="E54C5E" w:themeColor="accent6" w:sz="4" w:space="0"/>
        <w:insideH w:val="single" w:color="E54C5E" w:themeColor="accent6" w:sz="4" w:space="0"/>
        <w:insideV w:val="single" w:color="E54C5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E54C5E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E54C5E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3"/>
    <w:basedOn w:val="28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3 - Accent 1"/>
    <w:basedOn w:val="28"/>
    <w:qFormat/>
    <w:uiPriority w:val="99"/>
    <w:pPr>
      <w:spacing w:after="0" w:line="240" w:lineRule="auto"/>
    </w:pPr>
    <w:tblPr>
      <w:tblBorders>
        <w:bottom w:val="single" w:color="577FCF" w:themeColor="accent1" w:themeTint="EA" w:sz="4" w:space="0"/>
        <w:insideH w:val="single" w:color="577FCF" w:themeColor="accent1" w:themeTint="EA" w:sz="4" w:space="0"/>
        <w:insideV w:val="single" w:color="577FCF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9E2F4" w:themeColor="accent1" w:themeTint="34" w:fill="D9E2F4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9E2F4" w:themeColor="accent1" w:themeTint="34" w:fill="D9E2F4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 - Accent 2"/>
    <w:basedOn w:val="28"/>
    <w:qFormat/>
    <w:uiPriority w:val="99"/>
    <w:pPr>
      <w:spacing w:after="0" w:line="240" w:lineRule="auto"/>
    </w:pPr>
    <w:tblPr>
      <w:tblBorders>
        <w:bottom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3"/>
    <w:basedOn w:val="28"/>
    <w:qFormat/>
    <w:uiPriority w:val="99"/>
    <w:pPr>
      <w:spacing w:after="0" w:line="240" w:lineRule="auto"/>
    </w:pPr>
    <w:tblPr>
      <w:tblBorders>
        <w:bottom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4"/>
    <w:basedOn w:val="28"/>
    <w:qFormat/>
    <w:uiPriority w:val="99"/>
    <w:pPr>
      <w:spacing w:after="0" w:line="240" w:lineRule="auto"/>
    </w:pPr>
    <w:tblPr>
      <w:tblBorders>
        <w:bottom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5"/>
    <w:basedOn w:val="28"/>
    <w:qFormat/>
    <w:uiPriority w:val="99"/>
    <w:pPr>
      <w:spacing w:after="0" w:line="240" w:lineRule="auto"/>
    </w:pPr>
    <w:tblPr>
      <w:tblBorders>
        <w:bottom w:val="single" w:color="30C0B4" w:themeColor="accent5" w:sz="4" w:space="0"/>
        <w:insideH w:val="single" w:color="30C0B4" w:themeColor="accent5" w:sz="4" w:space="0"/>
        <w:insideV w:val="single" w:color="30C0B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6"/>
    <w:basedOn w:val="28"/>
    <w:qFormat/>
    <w:uiPriority w:val="99"/>
    <w:pPr>
      <w:spacing w:after="0" w:line="240" w:lineRule="auto"/>
    </w:pPr>
    <w:tblPr>
      <w:tblBorders>
        <w:bottom w:val="single" w:color="E54C5E" w:themeColor="accent6" w:sz="4" w:space="0"/>
        <w:insideH w:val="single" w:color="E54C5E" w:themeColor="accent6" w:sz="4" w:space="0"/>
        <w:insideV w:val="single" w:color="E54C5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4"/>
    <w:basedOn w:val="28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4 - Accent 1"/>
    <w:basedOn w:val="28"/>
    <w:qFormat/>
    <w:uiPriority w:val="59"/>
    <w:pPr>
      <w:spacing w:after="0" w:line="240" w:lineRule="auto"/>
    </w:pPr>
    <w:tblPr>
      <w:tblBorders>
        <w:top w:val="single" w:color="97B0E1" w:themeColor="accent1" w:themeTint="90" w:sz="4" w:space="0"/>
        <w:left w:val="single" w:color="97B0E1" w:themeColor="accent1" w:themeTint="90" w:sz="4" w:space="0"/>
        <w:bottom w:val="single" w:color="97B0E1" w:themeColor="accent1" w:themeTint="90" w:sz="4" w:space="0"/>
        <w:right w:val="single" w:color="97B0E1" w:themeColor="accent1" w:themeTint="90" w:sz="4" w:space="0"/>
        <w:insideH w:val="single" w:color="97B0E1" w:themeColor="accent1" w:themeTint="90" w:sz="4" w:space="0"/>
        <w:insideV w:val="single" w:color="97B0E1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77FCF" w:themeColor="accent1" w:themeTint="EA" w:sz="4" w:space="0"/>
          <w:left w:val="single" w:color="577FCF" w:themeColor="accent1" w:themeTint="EA" w:sz="4" w:space="0"/>
          <w:bottom w:val="single" w:color="577FCF" w:themeColor="accent1" w:themeTint="EA" w:sz="4" w:space="0"/>
          <w:right w:val="single" w:color="577FCF" w:themeColor="accent1" w:themeTint="EA" w:sz="4" w:space="0"/>
        </w:tcBorders>
        <w:shd w:val="clear" w:color="577FCF" w:themeColor="accent1" w:themeTint="EA" w:fill="577FCF" w:themeFill="accent1" w:themeFillTint="EA"/>
      </w:tcPr>
    </w:tblStylePr>
    <w:tblStylePr w:type="lastRow">
      <w:rPr>
        <w:b/>
        <w:color w:val="404040"/>
      </w:rPr>
      <w:tcPr>
        <w:tcBorders>
          <w:top w:val="single" w:color="577FCF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3F4" w:themeColor="accent1" w:themeTint="32" w:fill="DBE3F4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BE3F4" w:themeColor="accent1" w:themeTint="32" w:fill="DBE3F4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 - Accent 2"/>
    <w:basedOn w:val="28"/>
    <w:qFormat/>
    <w:uiPriority w:val="59"/>
    <w:pPr>
      <w:spacing w:after="0" w:line="240" w:lineRule="auto"/>
    </w:pPr>
    <w:tblPr>
      <w:tblBorders>
        <w:top w:val="single" w:color="F5B889" w:themeColor="accent2" w:themeTint="90" w:sz="4" w:space="0"/>
        <w:left w:val="single" w:color="F5B889" w:themeColor="accent2" w:themeTint="90" w:sz="4" w:space="0"/>
        <w:bottom w:val="single" w:color="F5B889" w:themeColor="accent2" w:themeTint="90" w:sz="4" w:space="0"/>
        <w:right w:val="single" w:color="F5B889" w:themeColor="accent2" w:themeTint="90" w:sz="4" w:space="0"/>
        <w:insideH w:val="single" w:color="F5B889" w:themeColor="accent2" w:themeTint="90" w:sz="4" w:space="0"/>
        <w:insideV w:val="single" w:color="F5B889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483" w:themeColor="accent2" w:themeTint="97" w:sz="4" w:space="0"/>
          <w:left w:val="single" w:color="F4B483" w:themeColor="accent2" w:themeTint="97" w:sz="4" w:space="0"/>
          <w:bottom w:val="single" w:color="F4B483" w:themeColor="accent2" w:themeTint="97" w:sz="4" w:space="0"/>
          <w:right w:val="single" w:color="F4B483" w:themeColor="accent2" w:themeTint="97" w:sz="4" w:space="0"/>
        </w:tcBorders>
        <w:shd w:val="clear" w:color="F4B483" w:themeColor="accent2" w:themeTint="97" w:fill="F4B483" w:themeFill="accent2" w:themeFillTint="97"/>
      </w:tcPr>
    </w:tblStylePr>
    <w:tblStylePr w:type="lastRow">
      <w:rPr>
        <w:b/>
        <w:color w:val="404040"/>
      </w:rPr>
      <w:tcPr>
        <w:tcBorders>
          <w:top w:val="single" w:color="F4B483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3"/>
    <w:basedOn w:val="28"/>
    <w:qFormat/>
    <w:uiPriority w:val="59"/>
    <w:pPr>
      <w:spacing w:after="0" w:line="240" w:lineRule="auto"/>
    </w:pPr>
    <w:tblPr>
      <w:tblBorders>
        <w:top w:val="single" w:color="FDDB6A" w:themeColor="accent3" w:themeTint="90" w:sz="4" w:space="0"/>
        <w:left w:val="single" w:color="FDDB6A" w:themeColor="accent3" w:themeTint="90" w:sz="4" w:space="0"/>
        <w:bottom w:val="single" w:color="FDDB6A" w:themeColor="accent3" w:themeTint="90" w:sz="4" w:space="0"/>
        <w:right w:val="single" w:color="FDDB6A" w:themeColor="accent3" w:themeTint="90" w:sz="4" w:space="0"/>
        <w:insideH w:val="single" w:color="FDDB6A" w:themeColor="accent3" w:themeTint="90" w:sz="4" w:space="0"/>
        <w:insideV w:val="single" w:color="FDDB6A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3BA02" w:themeColor="accent3" w:themeTint="FE" w:sz="4" w:space="0"/>
          <w:left w:val="single" w:color="F3BA02" w:themeColor="accent3" w:themeTint="FE" w:sz="4" w:space="0"/>
          <w:bottom w:val="single" w:color="F3BA02" w:themeColor="accent3" w:themeTint="FE" w:sz="4" w:space="0"/>
          <w:right w:val="single" w:color="F3BA02" w:themeColor="accent3" w:themeTint="FE" w:sz="4" w:space="0"/>
        </w:tcBorders>
        <w:shd w:val="clear" w:color="F3BA02" w:themeColor="accent3" w:themeTint="FE" w:fill="F3BA02" w:themeFill="accent3" w:themeFillTint="FE"/>
      </w:tcPr>
    </w:tblStylePr>
    <w:tblStylePr w:type="lastRow">
      <w:rPr>
        <w:b/>
        <w:color w:val="404040"/>
      </w:rPr>
      <w:tcPr>
        <w:tcBorders>
          <w:top w:val="single" w:color="F3BA02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4"/>
    <w:basedOn w:val="28"/>
    <w:qFormat/>
    <w:uiPriority w:val="59"/>
    <w:pPr>
      <w:spacing w:after="0" w:line="240" w:lineRule="auto"/>
    </w:pPr>
    <w:tblPr>
      <w:tblBorders>
        <w:top w:val="single" w:color="B1D994" w:themeColor="accent4" w:themeTint="90" w:sz="4" w:space="0"/>
        <w:left w:val="single" w:color="B1D994" w:themeColor="accent4" w:themeTint="90" w:sz="4" w:space="0"/>
        <w:bottom w:val="single" w:color="B1D994" w:themeColor="accent4" w:themeTint="90" w:sz="4" w:space="0"/>
        <w:right w:val="single" w:color="B1D994" w:themeColor="accent4" w:themeTint="90" w:sz="4" w:space="0"/>
        <w:insideH w:val="single" w:color="B1D994" w:themeColor="accent4" w:themeTint="90" w:sz="4" w:space="0"/>
        <w:insideV w:val="single" w:color="B1D99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BD78C" w:themeColor="accent4" w:themeTint="9A" w:sz="4" w:space="0"/>
          <w:left w:val="single" w:color="ABD78C" w:themeColor="accent4" w:themeTint="9A" w:sz="4" w:space="0"/>
          <w:bottom w:val="single" w:color="ABD78C" w:themeColor="accent4" w:themeTint="9A" w:sz="4" w:space="0"/>
          <w:right w:val="single" w:color="ABD78C" w:themeColor="accent4" w:themeTint="9A" w:sz="4" w:space="0"/>
        </w:tcBorders>
        <w:shd w:val="clear" w:color="ABD78C" w:themeColor="accent4" w:themeTint="9A" w:fill="ABD78C" w:themeFill="accent4" w:themeFillTint="9A"/>
      </w:tcPr>
    </w:tblStylePr>
    <w:tblStylePr w:type="lastRow">
      <w:rPr>
        <w:b/>
        <w:color w:val="404040"/>
      </w:rPr>
      <w:tcPr>
        <w:tcBorders>
          <w:top w:val="single" w:color="ABD78C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5"/>
    <w:basedOn w:val="28"/>
    <w:qFormat/>
    <w:uiPriority w:val="59"/>
    <w:pPr>
      <w:spacing w:after="0" w:line="240" w:lineRule="auto"/>
    </w:pPr>
    <w:tblPr>
      <w:tblBorders>
        <w:top w:val="single" w:color="85E0D8" w:themeColor="accent5" w:themeTint="90" w:sz="4" w:space="0"/>
        <w:left w:val="single" w:color="85E0D8" w:themeColor="accent5" w:themeTint="90" w:sz="4" w:space="0"/>
        <w:bottom w:val="single" w:color="85E0D8" w:themeColor="accent5" w:themeTint="90" w:sz="4" w:space="0"/>
        <w:right w:val="single" w:color="85E0D8" w:themeColor="accent5" w:themeTint="90" w:sz="4" w:space="0"/>
        <w:insideH w:val="single" w:color="85E0D8" w:themeColor="accent5" w:themeTint="90" w:sz="4" w:space="0"/>
        <w:insideV w:val="single" w:color="85E0D8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30C0B4" w:themeColor="accent5" w:sz="4" w:space="0"/>
          <w:left w:val="single" w:color="30C0B4" w:themeColor="accent5" w:sz="4" w:space="0"/>
          <w:bottom w:val="single" w:color="30C0B4" w:themeColor="accent5" w:sz="4" w:space="0"/>
          <w:right w:val="single" w:color="30C0B4" w:themeColor="accent5" w:sz="4" w:space="0"/>
        </w:tcBorders>
        <w:shd w:val="clear" w:color="30C0B4" w:themeColor="accent5" w:fill="30C0B4" w:themeFill="accent5"/>
      </w:tcPr>
    </w:tblStylePr>
    <w:tblStylePr w:type="lastRow">
      <w:rPr>
        <w:b/>
        <w:color w:val="404040"/>
      </w:rPr>
      <w:tcPr>
        <w:tcBorders>
          <w:top w:val="single" w:color="30C0B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6"/>
    <w:basedOn w:val="28"/>
    <w:qFormat/>
    <w:uiPriority w:val="59"/>
    <w:pPr>
      <w:spacing w:after="0" w:line="240" w:lineRule="auto"/>
    </w:pPr>
    <w:tblPr>
      <w:tblBorders>
        <w:top w:val="single" w:color="F099A4" w:themeColor="accent6" w:themeTint="90" w:sz="4" w:space="0"/>
        <w:left w:val="single" w:color="F099A4" w:themeColor="accent6" w:themeTint="90" w:sz="4" w:space="0"/>
        <w:bottom w:val="single" w:color="F099A4" w:themeColor="accent6" w:themeTint="90" w:sz="4" w:space="0"/>
        <w:right w:val="single" w:color="F099A4" w:themeColor="accent6" w:themeTint="90" w:sz="4" w:space="0"/>
        <w:insideH w:val="single" w:color="F099A4" w:themeColor="accent6" w:themeTint="90" w:sz="4" w:space="0"/>
        <w:insideV w:val="single" w:color="F099A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E54C5E" w:themeColor="accent6" w:sz="4" w:space="0"/>
          <w:left w:val="single" w:color="E54C5E" w:themeColor="accent6" w:sz="4" w:space="0"/>
          <w:bottom w:val="single" w:color="E54C5E" w:themeColor="accent6" w:sz="4" w:space="0"/>
          <w:right w:val="single" w:color="E54C5E" w:themeColor="accent6" w:sz="4" w:space="0"/>
        </w:tcBorders>
        <w:shd w:val="clear" w:color="E54C5E" w:themeColor="accent6" w:fill="E54C5E" w:themeFill="accent6"/>
      </w:tcPr>
    </w:tblStylePr>
    <w:tblStylePr w:type="lastRow">
      <w:rPr>
        <w:b/>
        <w:color w:val="404040"/>
      </w:rPr>
      <w:tcPr>
        <w:tcBorders>
          <w:top w:val="single" w:color="E54C5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5 Dark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5 Dark- Accent 1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874CB" w:themeColor="accent1" w:fill="4874CB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874CB" w:themeColor="accent1" w:fill="4874CB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874CB" w:themeColor="accent1" w:fill="4874CB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874CB" w:themeColor="accent1" w:fill="4874CB" w:themeFill="accent1"/>
      </w:tcPr>
    </w:tblStylePr>
    <w:tblStylePr w:type="band1Vert">
      <w:tcPr>
        <w:shd w:val="clear" w:color="ABBFE7" w:themeColor="accent1" w:themeTint="75" w:fill="ABBFE7" w:themeFill="accent1" w:themeFillTint="75"/>
      </w:tcPr>
    </w:tblStylePr>
    <w:tblStylePr w:type="band2Vert"/>
    <w:tblStylePr w:type="band1Horz">
      <w:tcPr>
        <w:shd w:val="clear" w:color="ABBFE7" w:themeColor="accent1" w:themeTint="75" w:fill="ABBFE7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 - Accent 2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E822F" w:themeColor="accent2" w:fill="EE822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E822F" w:themeColor="accent2" w:fill="EE822F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E822F" w:themeColor="accent2" w:fill="EE822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E822F" w:themeColor="accent2" w:fill="EE822F" w:themeFill="accent2"/>
      </w:tcPr>
    </w:tblStylePr>
    <w:tblStylePr w:type="band1Vert">
      <w:tcPr>
        <w:shd w:val="clear" w:color="F7C59F" w:themeColor="accent2" w:themeTint="75" w:fill="F7C59F" w:themeFill="accent2" w:themeFillTint="75"/>
      </w:tcPr>
    </w:tblStylePr>
    <w:tblStylePr w:type="band2Vert"/>
    <w:tblStylePr w:type="band1Horz">
      <w:tcPr>
        <w:shd w:val="clear" w:color="F7C59F" w:themeColor="accent2" w:themeTint="75" w:fill="F7C59F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 - Accent 3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2BA02" w:themeColor="accent3" w:fill="F2BA02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2BA02" w:themeColor="accent3" w:fill="F2BA02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2BA02" w:themeColor="accent3" w:fill="F2BA02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2BA02" w:themeColor="accent3" w:fill="F2BA02" w:themeFill="accent3"/>
      </w:tcPr>
    </w:tblStylePr>
    <w:tblStylePr w:type="band1Vert">
      <w:tcPr>
        <w:shd w:val="clear" w:color="FDE185" w:themeColor="accent3" w:themeTint="75" w:fill="FDE185" w:themeFill="accent3" w:themeFillTint="75"/>
      </w:tcPr>
    </w:tblStylePr>
    <w:tblStylePr w:type="band2Vert"/>
    <w:tblStylePr w:type="band1Horz">
      <w:tcPr>
        <w:shd w:val="clear" w:color="FDE185" w:themeColor="accent3" w:themeTint="75" w:fill="FDE185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4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5BD42" w:themeColor="accent4" w:fill="75BD4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5BD42" w:themeColor="accent4" w:fill="75BD4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5BD42" w:themeColor="accent4" w:fill="75BD4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5BD42" w:themeColor="accent4" w:fill="75BD42" w:themeFill="accent4"/>
      </w:tcPr>
    </w:tblStylePr>
    <w:tblStylePr w:type="band1Vert">
      <w:tcPr>
        <w:shd w:val="clear" w:color="BFE0A8" w:themeColor="accent4" w:themeTint="75" w:fill="BFE0A8" w:themeFill="accent4" w:themeFillTint="75"/>
      </w:tcPr>
    </w:tblStylePr>
    <w:tblStylePr w:type="band2Vert"/>
    <w:tblStylePr w:type="band1Horz">
      <w:tcPr>
        <w:shd w:val="clear" w:color="BFE0A8" w:themeColor="accent4" w:themeTint="75" w:fill="BFE0A8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5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30C0B4" w:themeColor="accent5" w:fill="30C0B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30C0B4" w:themeColor="accent5" w:fill="30C0B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30C0B4" w:themeColor="accent5" w:fill="30C0B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30C0B4" w:themeColor="accent5" w:fill="30C0B4" w:themeFill="accent5"/>
      </w:tcPr>
    </w:tblStylePr>
    <w:tblStylePr w:type="band1Vert">
      <w:tcPr>
        <w:shd w:val="clear" w:color="9BE6E0" w:themeColor="accent5" w:themeTint="75" w:fill="9BE6E0" w:themeFill="accent5" w:themeFillTint="75"/>
      </w:tcPr>
    </w:tblStylePr>
    <w:tblStylePr w:type="band2Vert"/>
    <w:tblStylePr w:type="band1Horz">
      <w:tcPr>
        <w:shd w:val="clear" w:color="9BE6E0" w:themeColor="accent5" w:themeTint="75" w:fill="9BE6E0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6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54C5E" w:themeColor="accent6" w:fill="E54C5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54C5E" w:themeColor="accent6" w:fill="E54C5E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54C5E" w:themeColor="accent6" w:fill="E54C5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54C5E" w:themeColor="accent6" w:fill="E54C5E" w:themeFill="accent6"/>
      </w:tcPr>
    </w:tblStylePr>
    <w:tblStylePr w:type="band1Vert">
      <w:tcPr>
        <w:shd w:val="clear" w:color="F3ACB5" w:themeColor="accent6" w:themeTint="75" w:fill="F3ACB5" w:themeFill="accent6" w:themeFillTint="75"/>
      </w:tcPr>
    </w:tblStylePr>
    <w:tblStylePr w:type="band2Vert"/>
    <w:tblStylePr w:type="band1Horz">
      <w:tcPr>
        <w:shd w:val="clear" w:color="F3ACB5" w:themeColor="accent6" w:themeTint="75" w:fill="F3ACB5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6 Colorful"/>
    <w:basedOn w:val="28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79">
    <w:name w:val="Grid Table 6 Colorful - Accent 1"/>
    <w:basedOn w:val="28"/>
    <w:qFormat/>
    <w:uiPriority w:val="99"/>
    <w:pPr>
      <w:spacing w:after="0" w:line="240" w:lineRule="auto"/>
    </w:pPr>
    <w:tblPr>
      <w:tblBorders>
        <w:top w:val="single" w:color="A3B9E4" w:themeColor="accent1" w:themeTint="80" w:sz="4" w:space="0"/>
        <w:left w:val="single" w:color="A3B9E4" w:themeColor="accent1" w:themeTint="80" w:sz="4" w:space="0"/>
        <w:bottom w:val="single" w:color="A3B9E4" w:themeColor="accent1" w:themeTint="80" w:sz="4" w:space="0"/>
        <w:right w:val="single" w:color="A3B9E4" w:themeColor="accent1" w:themeTint="80" w:sz="4" w:space="0"/>
        <w:insideH w:val="single" w:color="A3B9E4" w:themeColor="accent1" w:themeTint="80" w:sz="4" w:space="0"/>
        <w:insideV w:val="single" w:color="A3B9E4" w:themeColor="accent1" w:themeTint="80" w:sz="4" w:space="0"/>
      </w:tblBorders>
    </w:tblPr>
    <w:tblStylePr w:type="firstRow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3B9E4" w:themeColor="accent1" w:themeTint="80" w:sz="12" w:space="0"/>
        </w:tcBorders>
      </w:tcPr>
    </w:tblStylePr>
    <w:tblStylePr w:type="lastRow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9E2F4" w:themeColor="accent1" w:themeTint="34" w:fill="D9E2F4" w:themeFill="accent1" w:themeFillTint="34"/>
      </w:tcPr>
    </w:tblStylePr>
    <w:tblStylePr w:type="band2Vert"/>
    <w:tblStylePr w:type="band1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9E2F4" w:themeColor="accent1" w:themeTint="34" w:fill="D9E2F4" w:themeFill="accent1" w:themeFillTint="34"/>
      </w:tcPr>
    </w:tblStylePr>
    <w:tblStylePr w:type="band2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0">
    <w:name w:val="Grid Table 6 Colorful - Accent 2"/>
    <w:basedOn w:val="28"/>
    <w:qFormat/>
    <w:uiPriority w:val="99"/>
    <w:pPr>
      <w:spacing w:after="0" w:line="240" w:lineRule="auto"/>
    </w:pPr>
    <w:tblPr>
      <w:tblBorders>
        <w:top w:val="single" w:color="F4B483" w:themeColor="accent2" w:themeTint="97" w:sz="4" w:space="0"/>
        <w:left w:val="single" w:color="F4B483" w:themeColor="accent2" w:themeTint="97" w:sz="4" w:space="0"/>
        <w:bottom w:val="single" w:color="F4B483" w:themeColor="accent2" w:themeTint="97" w:sz="4" w:space="0"/>
        <w:right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483" w:themeColor="accent2" w:themeTint="97" w:sz="12" w:space="0"/>
        </w:tcBorders>
      </w:tcPr>
    </w:tblStylePr>
    <w:tblStylePr w:type="la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6D6" w:themeColor="accent2" w:themeTint="32" w:fill="FBE6D6" w:themeFill="accent2" w:themeFillTint="32"/>
      </w:tcPr>
    </w:tblStylePr>
    <w:tblStylePr w:type="band2Vert"/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6D6" w:themeColor="accent2" w:themeTint="32" w:fill="FBE6D6" w:themeFill="accent2" w:themeFillTint="32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3"/>
    <w:basedOn w:val="28"/>
    <w:qFormat/>
    <w:uiPriority w:val="99"/>
    <w:pPr>
      <w:spacing w:after="0" w:line="240" w:lineRule="auto"/>
    </w:pPr>
    <w:tblPr>
      <w:tblBorders>
        <w:top w:val="single" w:color="F3BA02" w:themeColor="accent3" w:themeTint="FE" w:sz="4" w:space="0"/>
        <w:left w:val="single" w:color="F3BA02" w:themeColor="accent3" w:themeTint="FE" w:sz="4" w:space="0"/>
        <w:bottom w:val="single" w:color="F3BA02" w:themeColor="accent3" w:themeTint="FE" w:sz="4" w:space="0"/>
        <w:right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F3BA02" w:themeColor="accent3" w:themeTint="FE" w:sz="12" w:space="0"/>
        </w:tcBorders>
      </w:tcPr>
    </w:tblStylePr>
    <w:tblStylePr w:type="lastRow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FEF2C9" w:themeColor="accent3" w:themeTint="34" w:fill="FEF2C9" w:themeFill="accent3" w:themeFillTint="34"/>
      </w:tcPr>
    </w:tblStylePr>
    <w:tblStylePr w:type="band2Vert"/>
    <w:tblStylePr w:type="band1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EF2C9" w:themeColor="accent3" w:themeTint="34" w:fill="FEF2C9" w:themeFill="accent3" w:themeFillTint="34"/>
      </w:tcPr>
    </w:tblStylePr>
    <w:tblStylePr w:type="band2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4"/>
    <w:basedOn w:val="28"/>
    <w:qFormat/>
    <w:uiPriority w:val="99"/>
    <w:pPr>
      <w:spacing w:after="0" w:line="240" w:lineRule="auto"/>
    </w:pPr>
    <w:tblPr>
      <w:tblBorders>
        <w:top w:val="single" w:color="ABD78C" w:themeColor="accent4" w:themeTint="9A" w:sz="4" w:space="0"/>
        <w:left w:val="single" w:color="ABD78C" w:themeColor="accent4" w:themeTint="9A" w:sz="4" w:space="0"/>
        <w:bottom w:val="single" w:color="ABD78C" w:themeColor="accent4" w:themeTint="9A" w:sz="4" w:space="0"/>
        <w:right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ABD78C" w:themeColor="accent4" w:themeTint="9A" w:sz="12" w:space="0"/>
        </w:tcBorders>
      </w:tcPr>
    </w:tblStylePr>
    <w:tblStylePr w:type="la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2F1D8" w:themeColor="accent4" w:themeTint="34" w:fill="E2F1D8" w:themeFill="accent4" w:themeFillTint="34"/>
      </w:tcPr>
    </w:tblStylePr>
    <w:tblStylePr w:type="band2Vert"/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2F1D8" w:themeColor="accent4" w:themeTint="34" w:fill="E2F1D8" w:themeFill="accent4" w:themeFillTint="34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5"/>
    <w:basedOn w:val="28"/>
    <w:qFormat/>
    <w:uiPriority w:val="99"/>
    <w:pPr>
      <w:spacing w:after="0" w:line="240" w:lineRule="auto"/>
    </w:pPr>
    <w:tblPr>
      <w:tblBorders>
        <w:top w:val="single" w:color="30C0B4" w:themeColor="accent5" w:sz="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30C0B4" w:themeColor="accent5" w:sz="4" w:space="0"/>
        <w:insideV w:val="single" w:color="30C0B4" w:themeColor="accent5" w:sz="4" w:space="0"/>
      </w:tblBorders>
    </w:tblPr>
    <w:tblStylePr w:type="firstRow">
      <w:rPr>
        <w:b/>
        <w:color w:val="1C6F68" w:themeColor="accent5" w:themeShade="94"/>
      </w:rPr>
      <w:tcPr>
        <w:tcBorders>
          <w:bottom w:val="single" w:color="30C0B4" w:themeColor="accent5" w:sz="12" w:space="0"/>
        </w:tcBorders>
      </w:tcPr>
    </w:tblStylePr>
    <w:tblStylePr w:type="lastRow">
      <w:rPr>
        <w:b/>
        <w:color w:val="1C6F68" w:themeColor="accent5" w:themeShade="94"/>
      </w:rPr>
    </w:tblStylePr>
    <w:tblStylePr w:type="firstCol">
      <w:rPr>
        <w:b/>
        <w:color w:val="1C6F68" w:themeColor="accent5" w:themeShade="94"/>
      </w:rPr>
    </w:tblStylePr>
    <w:tblStylePr w:type="lastCol">
      <w:rPr>
        <w:b/>
        <w:color w:val="1C6F68" w:themeColor="accent5" w:themeShade="94"/>
      </w:rPr>
    </w:tblStylePr>
    <w:tblStylePr w:type="band1Vert">
      <w:tcPr>
        <w:shd w:val="clear" w:color="D2F3F1" w:themeColor="accent5" w:themeTint="34" w:fill="D2F3F1" w:themeFill="accent5" w:themeFillTint="34"/>
      </w:tcPr>
    </w:tblStylePr>
    <w:tblStylePr w:type="band2Vert"/>
    <w:tblStylePr w:type="band1Horz">
      <w:rPr>
        <w:rFonts w:ascii="Arial" w:hAnsi="Arial"/>
        <w:color w:val="1C6F68" w:themeColor="accent5" w:themeShade="94"/>
        <w:sz w:val="22"/>
      </w:rPr>
      <w:tcPr>
        <w:shd w:val="clear" w:color="D2F3F1" w:themeColor="accent5" w:themeTint="34" w:fill="D2F3F1" w:themeFill="accent5" w:themeFillTint="34"/>
      </w:tcPr>
    </w:tblStylePr>
    <w:tblStylePr w:type="band2Horz">
      <w:rPr>
        <w:rFonts w:ascii="Arial" w:hAnsi="Arial"/>
        <w:color w:val="1C6F6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6"/>
    <w:basedOn w:val="28"/>
    <w:qFormat/>
    <w:uiPriority w:val="99"/>
    <w:pPr>
      <w:spacing w:after="0" w:line="240" w:lineRule="auto"/>
    </w:pPr>
    <w:tblPr>
      <w:tblBorders>
        <w:top w:val="single" w:color="E54C5E" w:themeColor="accent6" w:sz="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E54C5E" w:themeColor="accent6" w:sz="4" w:space="0"/>
        <w:insideV w:val="single" w:color="E54C5E" w:themeColor="accent6" w:sz="4" w:space="0"/>
      </w:tblBorders>
    </w:tblPr>
    <w:tblStylePr w:type="firstRow">
      <w:rPr>
        <w:b/>
        <w:color w:val="1C6F68" w:themeColor="accent5" w:themeShade="94"/>
      </w:rPr>
      <w:tcPr>
        <w:tcBorders>
          <w:bottom w:val="single" w:color="E54C5E" w:themeColor="accent6" w:sz="12" w:space="0"/>
        </w:tcBorders>
      </w:tcPr>
    </w:tblStylePr>
    <w:tblStylePr w:type="lastRow">
      <w:rPr>
        <w:b/>
        <w:color w:val="1C6F68" w:themeColor="accent5" w:themeShade="94"/>
      </w:rPr>
    </w:tblStylePr>
    <w:tblStylePr w:type="firstCol">
      <w:rPr>
        <w:b/>
        <w:color w:val="1C6F68" w:themeColor="accent5" w:themeShade="94"/>
      </w:rPr>
    </w:tblStylePr>
    <w:tblStylePr w:type="lastCol">
      <w:rPr>
        <w:b/>
        <w:color w:val="1C6F68" w:themeColor="accent5" w:themeShade="94"/>
      </w:rPr>
    </w:tblStylePr>
    <w:tblStylePr w:type="band1Vert">
      <w:tcPr>
        <w:shd w:val="clear" w:color="F9DADE" w:themeColor="accent6" w:themeTint="34" w:fill="F9DADE" w:themeFill="accent6" w:themeFillTint="34"/>
      </w:tcPr>
    </w:tblStylePr>
    <w:tblStylePr w:type="band2Vert"/>
    <w:tblStylePr w:type="band1Horz">
      <w:rPr>
        <w:rFonts w:ascii="Arial" w:hAnsi="Arial"/>
        <w:color w:val="1C6F68" w:themeColor="accent5" w:themeShade="94"/>
        <w:sz w:val="22"/>
      </w:rPr>
      <w:tcPr>
        <w:shd w:val="clear" w:color="F9DADE" w:themeColor="accent6" w:themeTint="34" w:fill="F9DADE" w:themeFill="accent6" w:themeFillTint="34"/>
      </w:tcPr>
    </w:tblStylePr>
    <w:tblStylePr w:type="band2Horz">
      <w:rPr>
        <w:rFonts w:ascii="Arial" w:hAnsi="Arial"/>
        <w:color w:val="1C6F6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7 Colorful"/>
    <w:basedOn w:val="28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7 Colorful - Accent 1"/>
    <w:basedOn w:val="28"/>
    <w:qFormat/>
    <w:uiPriority w:val="99"/>
    <w:pPr>
      <w:spacing w:after="0" w:line="240" w:lineRule="auto"/>
    </w:pPr>
    <w:tblPr>
      <w:tblBorders>
        <w:bottom w:val="single" w:color="A3B9E4" w:themeColor="accent1" w:themeTint="80" w:sz="4" w:space="0"/>
        <w:right w:val="single" w:color="A3B9E4" w:themeColor="accent1" w:themeTint="80" w:sz="4" w:space="0"/>
        <w:insideH w:val="single" w:color="A3B9E4" w:themeColor="accent1" w:themeTint="80" w:sz="4" w:space="0"/>
        <w:insideV w:val="single" w:color="A3B9E4" w:themeColor="accent1" w:themeTint="80" w:sz="4" w:space="0"/>
      </w:tblBorders>
    </w:tblPr>
    <w:tblStylePr w:type="firstRow">
      <w:rPr>
        <w:rFonts w:ascii="Arial" w:hAnsi="Arial"/>
        <w:b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3B9E4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3B9E4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3B9E4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3B9E4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9E2F4" w:themeColor="accent1" w:themeTint="34" w:fill="D9E2F4" w:themeFill="accent1" w:themeFillTint="34"/>
      </w:tcPr>
    </w:tblStylePr>
    <w:tblStylePr w:type="band2Vert"/>
    <w:tblStylePr w:type="band1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9E2F4" w:themeColor="accent1" w:themeTint="34" w:fill="D9E2F4" w:themeFill="accent1" w:themeFillTint="34"/>
      </w:tcPr>
    </w:tblStylePr>
    <w:tblStylePr w:type="band2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 - Accent 2"/>
    <w:basedOn w:val="28"/>
    <w:qFormat/>
    <w:uiPriority w:val="99"/>
    <w:pPr>
      <w:spacing w:after="0" w:line="240" w:lineRule="auto"/>
    </w:pPr>
    <w:tblPr>
      <w:tblBorders>
        <w:bottom w:val="single" w:color="F4B483" w:themeColor="accent2" w:themeTint="97" w:sz="4" w:space="0"/>
        <w:right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rFonts w:ascii="Arial" w:hAnsi="Arial"/>
        <w:b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483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483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483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483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6D6" w:themeColor="accent2" w:themeTint="32" w:fill="FBE6D6" w:themeFill="accent2" w:themeFillTint="32"/>
      </w:tcPr>
    </w:tblStylePr>
    <w:tblStylePr w:type="band2Vert"/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6D6" w:themeColor="accent2" w:themeTint="32" w:fill="FBE6D6" w:themeFill="accent2" w:themeFillTint="32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3"/>
    <w:basedOn w:val="28"/>
    <w:uiPriority w:val="99"/>
    <w:pPr>
      <w:spacing w:after="0" w:line="240" w:lineRule="auto"/>
    </w:pPr>
    <w:tblPr>
      <w:tblBorders>
        <w:bottom w:val="single" w:color="F3BA02" w:themeColor="accent3" w:themeTint="FE" w:sz="4" w:space="0"/>
        <w:right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rFonts w:ascii="Arial" w:hAnsi="Arial"/>
        <w:b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F3BA02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F3BA02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F3BA02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F3BA02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9" w:themeColor="accent3" w:themeTint="34" w:fill="FEF2C9" w:themeFill="accent3" w:themeFillTint="34"/>
      </w:tcPr>
    </w:tblStylePr>
    <w:tblStylePr w:type="band2Vert"/>
    <w:tblStylePr w:type="band1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EF2C9" w:themeColor="accent3" w:themeTint="34" w:fill="FEF2C9" w:themeFill="accent3" w:themeFillTint="34"/>
      </w:tcPr>
    </w:tblStylePr>
    <w:tblStylePr w:type="band2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4"/>
    <w:basedOn w:val="28"/>
    <w:qFormat/>
    <w:uiPriority w:val="99"/>
    <w:pPr>
      <w:spacing w:after="0" w:line="240" w:lineRule="auto"/>
    </w:pPr>
    <w:tblPr>
      <w:tblBorders>
        <w:bottom w:val="single" w:color="ABD78C" w:themeColor="accent4" w:themeTint="9A" w:sz="4" w:space="0"/>
        <w:right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rFonts w:ascii="Arial" w:hAnsi="Arial"/>
        <w:b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BD78C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ABD78C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BD78C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BD78C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2F1D8" w:themeColor="accent4" w:themeTint="34" w:fill="E2F1D8" w:themeFill="accent4" w:themeFillTint="34"/>
      </w:tcPr>
    </w:tblStylePr>
    <w:tblStylePr w:type="band2Vert"/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2F1D8" w:themeColor="accent4" w:themeTint="34" w:fill="E2F1D8" w:themeFill="accent4" w:themeFillTint="34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5"/>
    <w:basedOn w:val="28"/>
    <w:uiPriority w:val="99"/>
    <w:pPr>
      <w:spacing w:after="0" w:line="240" w:lineRule="auto"/>
    </w:pPr>
    <w:tblPr>
      <w:tblBorders>
        <w:bottom w:val="single" w:color="85E0D8" w:themeColor="accent5" w:themeTint="90" w:sz="4" w:space="0"/>
        <w:right w:val="single" w:color="85E0D8" w:themeColor="accent5" w:themeTint="90" w:sz="4" w:space="0"/>
        <w:insideH w:val="single" w:color="85E0D8" w:themeColor="accent5" w:themeTint="90" w:sz="4" w:space="0"/>
        <w:insideV w:val="single" w:color="85E0D8" w:themeColor="accent5" w:themeTint="90" w:sz="4" w:space="0"/>
      </w:tblBorders>
    </w:tblPr>
    <w:tblStylePr w:type="firstRow">
      <w:rPr>
        <w:rFonts w:ascii="Arial" w:hAnsi="Arial"/>
        <w:b/>
        <w:color w:val="1C6F68" w:themeColor="accent5" w:themeShade="94"/>
        <w:sz w:val="22"/>
      </w:rPr>
      <w:tcPr>
        <w:tcBorders>
          <w:top w:val="nil"/>
          <w:left w:val="nil"/>
          <w:bottom w:val="single" w:color="85E0D8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C6F68" w:themeColor="accent5" w:themeShade="94"/>
        <w:sz w:val="22"/>
      </w:rPr>
      <w:tcPr>
        <w:tcBorders>
          <w:top w:val="single" w:color="85E0D8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C6F68" w:themeColor="accent5" w:themeShade="94"/>
        <w:sz w:val="22"/>
      </w:rPr>
      <w:tcPr>
        <w:tcBorders>
          <w:top w:val="nil"/>
          <w:left w:val="nil"/>
          <w:bottom w:val="nil"/>
          <w:right w:val="single" w:color="85E0D8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C6F68" w:themeColor="accent5" w:themeShade="94"/>
        <w:sz w:val="22"/>
      </w:rPr>
      <w:tcPr>
        <w:tcBorders>
          <w:top w:val="nil"/>
          <w:left w:val="single" w:color="85E0D8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F3F1" w:themeColor="accent5" w:themeTint="34" w:fill="D2F3F1" w:themeFill="accent5" w:themeFillTint="34"/>
      </w:tcPr>
    </w:tblStylePr>
    <w:tblStylePr w:type="band2Vert"/>
    <w:tblStylePr w:type="band1Horz">
      <w:rPr>
        <w:rFonts w:ascii="Arial" w:hAnsi="Arial"/>
        <w:color w:val="1C6F68" w:themeColor="accent5" w:themeShade="94"/>
        <w:sz w:val="22"/>
      </w:rPr>
      <w:tcPr>
        <w:shd w:val="clear" w:color="D2F3F1" w:themeColor="accent5" w:themeTint="34" w:fill="D2F3F1" w:themeFill="accent5" w:themeFillTint="34"/>
      </w:tcPr>
    </w:tblStylePr>
    <w:tblStylePr w:type="band2Horz">
      <w:rPr>
        <w:rFonts w:ascii="Arial" w:hAnsi="Arial"/>
        <w:color w:val="1C6F6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6"/>
    <w:basedOn w:val="28"/>
    <w:qFormat/>
    <w:uiPriority w:val="99"/>
    <w:pPr>
      <w:spacing w:after="0" w:line="240" w:lineRule="auto"/>
    </w:pPr>
    <w:tblPr>
      <w:tblBorders>
        <w:bottom w:val="single" w:color="F099A4" w:themeColor="accent6" w:themeTint="90" w:sz="4" w:space="0"/>
        <w:right w:val="single" w:color="F099A4" w:themeColor="accent6" w:themeTint="90" w:sz="4" w:space="0"/>
        <w:insideH w:val="single" w:color="F099A4" w:themeColor="accent6" w:themeTint="90" w:sz="4" w:space="0"/>
        <w:insideV w:val="single" w:color="F099A4" w:themeColor="accent6" w:themeTint="90" w:sz="4" w:space="0"/>
      </w:tblBorders>
    </w:tblPr>
    <w:tblStylePr w:type="firstRow">
      <w:rPr>
        <w:rFonts w:ascii="Arial" w:hAnsi="Arial"/>
        <w:b/>
        <w:color w:val="9A1626" w:themeColor="accent6" w:themeShade="94"/>
        <w:sz w:val="22"/>
      </w:rPr>
      <w:tcPr>
        <w:tcBorders>
          <w:top w:val="nil"/>
          <w:left w:val="nil"/>
          <w:bottom w:val="single" w:color="F099A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1626" w:themeColor="accent6" w:themeShade="94"/>
        <w:sz w:val="22"/>
      </w:rPr>
      <w:tcPr>
        <w:tcBorders>
          <w:top w:val="single" w:color="F099A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1626" w:themeColor="accent6" w:themeShade="94"/>
        <w:sz w:val="22"/>
      </w:rPr>
      <w:tcPr>
        <w:tcBorders>
          <w:top w:val="nil"/>
          <w:left w:val="nil"/>
          <w:bottom w:val="nil"/>
          <w:right w:val="single" w:color="F099A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A1626" w:themeColor="accent6" w:themeShade="94"/>
        <w:sz w:val="22"/>
      </w:rPr>
      <w:tcPr>
        <w:tcBorders>
          <w:top w:val="nil"/>
          <w:left w:val="single" w:color="F099A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9DADE" w:themeColor="accent6" w:themeTint="34" w:fill="F9DADE" w:themeFill="accent6" w:themeFillTint="34"/>
      </w:tcPr>
    </w:tblStylePr>
    <w:tblStylePr w:type="band2Vert"/>
    <w:tblStylePr w:type="band1Horz">
      <w:rPr>
        <w:rFonts w:ascii="Arial" w:hAnsi="Arial"/>
        <w:color w:val="9A1626" w:themeColor="accent6" w:themeShade="94"/>
        <w:sz w:val="22"/>
      </w:rPr>
      <w:tcPr>
        <w:shd w:val="clear" w:color="F9DADE" w:themeColor="accent6" w:themeTint="34" w:fill="F9DADE" w:themeFill="accent6" w:themeFillTint="34"/>
      </w:tcPr>
    </w:tblStylePr>
    <w:tblStylePr w:type="band2Horz">
      <w:rPr>
        <w:rFonts w:ascii="Arial" w:hAnsi="Arial"/>
        <w:color w:val="9A1626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2">
    <w:name w:val="List Table 1 Light"/>
    <w:basedOn w:val="28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1 Light - Accent 1"/>
    <w:basedOn w:val="28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874CB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874CB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DCF1" w:themeColor="accent1" w:themeTint="40" w:fill="D1DCF1" w:themeFill="accent1" w:themeFillTint="40"/>
      </w:tcPr>
    </w:tblStylePr>
    <w:tblStylePr w:type="band2Vert"/>
    <w:tblStylePr w:type="band1Horz">
      <w:tcPr>
        <w:shd w:val="clear" w:color="D1DCF1" w:themeColor="accent1" w:themeTint="40" w:fill="D1DCF1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1 Light - Accent 2"/>
    <w:basedOn w:val="28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E822F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E822F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FCA" w:themeColor="accent2" w:themeTint="40" w:fill="FADFCA" w:themeFill="accent2" w:themeFillTint="40"/>
      </w:tcPr>
    </w:tblStylePr>
    <w:tblStylePr w:type="band2Vert"/>
    <w:tblStylePr w:type="band1Horz">
      <w:tcPr>
        <w:shd w:val="clear" w:color="FADFCA" w:themeColor="accent2" w:themeTint="40" w:fill="FADFCA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3"/>
    <w:basedOn w:val="28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2BA02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2BA02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EEFBC" w:themeColor="accent3" w:themeTint="40" w:fill="FEEFBC" w:themeFill="accent3" w:themeFillTint="40"/>
      </w:tcPr>
    </w:tblStylePr>
    <w:tblStylePr w:type="band2Vert"/>
    <w:tblStylePr w:type="band1Horz">
      <w:tcPr>
        <w:shd w:val="clear" w:color="FEEFBC" w:themeColor="accent3" w:themeTint="40" w:fill="FEEFBC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4"/>
    <w:basedOn w:val="28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5BD4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5BD4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CEECF" w:themeColor="accent4" w:themeTint="40" w:fill="DCEECF" w:themeFill="accent4" w:themeFillTint="40"/>
      </w:tcPr>
    </w:tblStylePr>
    <w:tblStylePr w:type="band2Vert"/>
    <w:tblStylePr w:type="band1Horz">
      <w:tcPr>
        <w:shd w:val="clear" w:color="DCEECF" w:themeColor="accent4" w:themeTint="40" w:fill="DCEECF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5"/>
    <w:basedOn w:val="28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30C0B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30C0B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C8F1EE" w:themeColor="accent5" w:themeTint="40" w:fill="C8F1EE" w:themeFill="accent5" w:themeFillTint="40"/>
      </w:tcPr>
    </w:tblStylePr>
    <w:tblStylePr w:type="band2Vert"/>
    <w:tblStylePr w:type="band1Horz">
      <w:tcPr>
        <w:shd w:val="clear" w:color="C8F1EE" w:themeColor="accent5" w:themeTint="40" w:fill="C8F1EE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6"/>
    <w:basedOn w:val="28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54C5E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54C5E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8D2D6" w:themeColor="accent6" w:themeTint="40" w:fill="F8D2D6" w:themeFill="accent6" w:themeFillTint="40"/>
      </w:tcPr>
    </w:tblStylePr>
    <w:tblStylePr w:type="band2Vert"/>
    <w:tblStylePr w:type="band1Horz">
      <w:tcPr>
        <w:shd w:val="clear" w:color="F8D2D6" w:themeColor="accent6" w:themeTint="40" w:fill="F8D2D6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2"/>
    <w:basedOn w:val="28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2 - Accent 1"/>
    <w:basedOn w:val="28"/>
    <w:qFormat/>
    <w:uiPriority w:val="99"/>
    <w:pPr>
      <w:spacing w:after="0" w:line="240" w:lineRule="auto"/>
    </w:pPr>
    <w:tblPr>
      <w:tblBorders>
        <w:top w:val="single" w:color="97B0E1" w:themeColor="accent1" w:themeTint="90" w:sz="4" w:space="0"/>
        <w:bottom w:val="single" w:color="97B0E1" w:themeColor="accent1" w:themeTint="90" w:sz="4" w:space="0"/>
        <w:insideH w:val="single" w:color="97B0E1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7B0E1" w:themeColor="accent1" w:themeTint="90" w:sz="4" w:space="0"/>
          <w:left w:val="nil"/>
          <w:bottom w:val="single" w:color="97B0E1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7B0E1" w:themeColor="accent1" w:themeTint="90" w:sz="4" w:space="0"/>
          <w:left w:val="nil"/>
          <w:bottom w:val="single" w:color="97B0E1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DCF1" w:themeColor="accent1" w:themeTint="40" w:fill="D1DCF1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1DCF1" w:themeColor="accent1" w:themeTint="40" w:fill="D1DCF1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 - Accent 2"/>
    <w:basedOn w:val="28"/>
    <w:qFormat/>
    <w:uiPriority w:val="99"/>
    <w:pPr>
      <w:spacing w:after="0" w:line="240" w:lineRule="auto"/>
    </w:pPr>
    <w:tblPr>
      <w:tblBorders>
        <w:top w:val="single" w:color="F5B889" w:themeColor="accent2" w:themeTint="90" w:sz="4" w:space="0"/>
        <w:bottom w:val="single" w:color="F5B889" w:themeColor="accent2" w:themeTint="90" w:sz="4" w:space="0"/>
        <w:insideH w:val="single" w:color="F5B889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5B889" w:themeColor="accent2" w:themeTint="90" w:sz="4" w:space="0"/>
          <w:left w:val="nil"/>
          <w:bottom w:val="single" w:color="F5B889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5B889" w:themeColor="accent2" w:themeTint="90" w:sz="4" w:space="0"/>
          <w:left w:val="nil"/>
          <w:bottom w:val="single" w:color="F5B889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FCA" w:themeColor="accent2" w:themeTint="40" w:fill="FADFCA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FCA" w:themeColor="accent2" w:themeTint="40" w:fill="FADFCA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3"/>
    <w:basedOn w:val="28"/>
    <w:qFormat/>
    <w:uiPriority w:val="99"/>
    <w:pPr>
      <w:spacing w:after="0" w:line="240" w:lineRule="auto"/>
    </w:pPr>
    <w:tblPr>
      <w:tblBorders>
        <w:top w:val="single" w:color="FDDB6A" w:themeColor="accent3" w:themeTint="90" w:sz="4" w:space="0"/>
        <w:bottom w:val="single" w:color="FDDB6A" w:themeColor="accent3" w:themeTint="90" w:sz="4" w:space="0"/>
        <w:insideH w:val="single" w:color="FDDB6A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DDB6A" w:themeColor="accent3" w:themeTint="90" w:sz="4" w:space="0"/>
          <w:left w:val="nil"/>
          <w:bottom w:val="single" w:color="FDDB6A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DDB6A" w:themeColor="accent3" w:themeTint="90" w:sz="4" w:space="0"/>
          <w:left w:val="nil"/>
          <w:bottom w:val="single" w:color="FDDB6A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EEFBC" w:themeColor="accent3" w:themeTint="40" w:fill="FEEFBC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EFBC" w:themeColor="accent3" w:themeTint="40" w:fill="FEEFBC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4"/>
    <w:basedOn w:val="28"/>
    <w:qFormat/>
    <w:uiPriority w:val="99"/>
    <w:pPr>
      <w:spacing w:after="0" w:line="240" w:lineRule="auto"/>
    </w:pPr>
    <w:tblPr>
      <w:tblBorders>
        <w:top w:val="single" w:color="B1D994" w:themeColor="accent4" w:themeTint="90" w:sz="4" w:space="0"/>
        <w:bottom w:val="single" w:color="B1D994" w:themeColor="accent4" w:themeTint="90" w:sz="4" w:space="0"/>
        <w:insideH w:val="single" w:color="B1D99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1D994" w:themeColor="accent4" w:themeTint="90" w:sz="4" w:space="0"/>
          <w:left w:val="nil"/>
          <w:bottom w:val="single" w:color="B1D994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1D994" w:themeColor="accent4" w:themeTint="90" w:sz="4" w:space="0"/>
          <w:left w:val="nil"/>
          <w:bottom w:val="single" w:color="B1D994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CEECF" w:themeColor="accent4" w:themeTint="40" w:fill="DCEECF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CEECF" w:themeColor="accent4" w:themeTint="40" w:fill="DCEECF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5"/>
    <w:basedOn w:val="28"/>
    <w:qFormat/>
    <w:uiPriority w:val="99"/>
    <w:pPr>
      <w:spacing w:after="0" w:line="240" w:lineRule="auto"/>
    </w:pPr>
    <w:tblPr>
      <w:tblBorders>
        <w:top w:val="single" w:color="85E0D8" w:themeColor="accent5" w:themeTint="90" w:sz="4" w:space="0"/>
        <w:bottom w:val="single" w:color="85E0D8" w:themeColor="accent5" w:themeTint="90" w:sz="4" w:space="0"/>
        <w:insideH w:val="single" w:color="85E0D8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85E0D8" w:themeColor="accent5" w:themeTint="90" w:sz="4" w:space="0"/>
          <w:left w:val="nil"/>
          <w:bottom w:val="single" w:color="85E0D8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85E0D8" w:themeColor="accent5" w:themeTint="90" w:sz="4" w:space="0"/>
          <w:left w:val="nil"/>
          <w:bottom w:val="single" w:color="85E0D8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C8F1EE" w:themeColor="accent5" w:themeTint="40" w:fill="C8F1EE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8F1EE" w:themeColor="accent5" w:themeTint="40" w:fill="C8F1EE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6"/>
    <w:basedOn w:val="28"/>
    <w:qFormat/>
    <w:uiPriority w:val="99"/>
    <w:pPr>
      <w:spacing w:after="0" w:line="240" w:lineRule="auto"/>
    </w:pPr>
    <w:tblPr>
      <w:tblBorders>
        <w:top w:val="single" w:color="F099A4" w:themeColor="accent6" w:themeTint="90" w:sz="4" w:space="0"/>
        <w:bottom w:val="single" w:color="F099A4" w:themeColor="accent6" w:themeTint="90" w:sz="4" w:space="0"/>
        <w:insideH w:val="single" w:color="F099A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099A4" w:themeColor="accent6" w:themeTint="90" w:sz="4" w:space="0"/>
          <w:left w:val="nil"/>
          <w:bottom w:val="single" w:color="F099A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099A4" w:themeColor="accent6" w:themeTint="90" w:sz="4" w:space="0"/>
          <w:left w:val="nil"/>
          <w:bottom w:val="single" w:color="F099A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8D2D6" w:themeColor="accent6" w:themeTint="40" w:fill="F8D2D6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8D2D6" w:themeColor="accent6" w:themeTint="40" w:fill="F8D2D6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3"/>
    <w:basedOn w:val="28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3 - Accent 1"/>
    <w:basedOn w:val="28"/>
    <w:qFormat/>
    <w:uiPriority w:val="99"/>
    <w:pPr>
      <w:spacing w:after="0" w:line="240" w:lineRule="auto"/>
    </w:pPr>
    <w:tblPr>
      <w:tblBorders>
        <w:top w:val="single" w:color="4874CB" w:themeColor="accent1" w:sz="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874CB" w:themeColor="accent1" w:fill="4874CB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874CB" w:themeColor="accent1" w:sz="4" w:space="0"/>
          <w:right w:val="single" w:color="4874CB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4874CB" w:themeColor="accent1" w:sz="4" w:space="0"/>
          <w:bottom w:val="single" w:color="4874CB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 - Accent 2"/>
    <w:basedOn w:val="28"/>
    <w:qFormat/>
    <w:uiPriority w:val="99"/>
    <w:pPr>
      <w:spacing w:after="0" w:line="240" w:lineRule="auto"/>
    </w:pPr>
    <w:tblPr>
      <w:tblBorders>
        <w:top w:val="single" w:color="F4B483" w:themeColor="accent2" w:themeTint="97" w:sz="4" w:space="0"/>
        <w:left w:val="single" w:color="F4B483" w:themeColor="accent2" w:themeTint="97" w:sz="4" w:space="0"/>
        <w:bottom w:val="single" w:color="F4B483" w:themeColor="accent2" w:themeTint="97" w:sz="4" w:space="0"/>
        <w:right w:val="single" w:color="F4B483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483" w:themeColor="accent2" w:themeTint="97" w:fill="F4B483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483" w:themeColor="accent2" w:themeTint="97" w:sz="4" w:space="0"/>
          <w:right w:val="single" w:color="F4B483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483" w:themeColor="accent2" w:themeTint="97" w:sz="4" w:space="0"/>
          <w:bottom w:val="single" w:color="F4B483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3"/>
    <w:basedOn w:val="28"/>
    <w:qFormat/>
    <w:uiPriority w:val="99"/>
    <w:pPr>
      <w:spacing w:after="0" w:line="240" w:lineRule="auto"/>
    </w:pPr>
    <w:tblPr>
      <w:tblBorders>
        <w:top w:val="single" w:color="FDD961" w:themeColor="accent3" w:themeTint="98" w:sz="4" w:space="0"/>
        <w:left w:val="single" w:color="FDD961" w:themeColor="accent3" w:themeTint="98" w:sz="4" w:space="0"/>
        <w:bottom w:val="single" w:color="FDD961" w:themeColor="accent3" w:themeTint="98" w:sz="4" w:space="0"/>
        <w:right w:val="single" w:color="FDD961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DD961" w:themeColor="accent3" w:themeTint="98" w:fill="FDD961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DD961" w:themeColor="accent3" w:themeTint="98" w:sz="4" w:space="0"/>
          <w:right w:val="single" w:color="FDD961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DD961" w:themeColor="accent3" w:themeTint="98" w:sz="4" w:space="0"/>
          <w:bottom w:val="single" w:color="FDD961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4"/>
    <w:basedOn w:val="28"/>
    <w:qFormat/>
    <w:uiPriority w:val="99"/>
    <w:pPr>
      <w:spacing w:after="0" w:line="240" w:lineRule="auto"/>
    </w:pPr>
    <w:tblPr>
      <w:tblBorders>
        <w:top w:val="single" w:color="ABD78C" w:themeColor="accent4" w:themeTint="9A" w:sz="4" w:space="0"/>
        <w:left w:val="single" w:color="ABD78C" w:themeColor="accent4" w:themeTint="9A" w:sz="4" w:space="0"/>
        <w:bottom w:val="single" w:color="ABD78C" w:themeColor="accent4" w:themeTint="9A" w:sz="4" w:space="0"/>
        <w:right w:val="single" w:color="ABD78C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BD78C" w:themeColor="accent4" w:themeTint="9A" w:fill="ABD78C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BD78C" w:themeColor="accent4" w:themeTint="9A" w:sz="4" w:space="0"/>
          <w:right w:val="single" w:color="ABD78C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BD78C" w:themeColor="accent4" w:themeTint="9A" w:sz="4" w:space="0"/>
          <w:bottom w:val="single" w:color="ABD78C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5"/>
    <w:basedOn w:val="28"/>
    <w:qFormat/>
    <w:uiPriority w:val="99"/>
    <w:pPr>
      <w:spacing w:after="0" w:line="240" w:lineRule="auto"/>
    </w:pPr>
    <w:tblPr>
      <w:tblBorders>
        <w:top w:val="single" w:color="7CDED6" w:themeColor="accent5" w:themeTint="9A" w:sz="4" w:space="0"/>
        <w:left w:val="single" w:color="7CDED6" w:themeColor="accent5" w:themeTint="9A" w:sz="4" w:space="0"/>
        <w:bottom w:val="single" w:color="7CDED6" w:themeColor="accent5" w:themeTint="9A" w:sz="4" w:space="0"/>
        <w:right w:val="single" w:color="7CDED6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CDED6" w:themeColor="accent5" w:themeTint="9A" w:fill="7CDED6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7CDED6" w:themeColor="accent5" w:themeTint="9A" w:sz="4" w:space="0"/>
          <w:right w:val="single" w:color="7CDED6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7CDED6" w:themeColor="accent5" w:themeTint="9A" w:sz="4" w:space="0"/>
          <w:bottom w:val="single" w:color="7CDED6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6"/>
    <w:basedOn w:val="28"/>
    <w:qFormat/>
    <w:uiPriority w:val="99"/>
    <w:pPr>
      <w:spacing w:after="0" w:line="240" w:lineRule="auto"/>
    </w:pPr>
    <w:tblPr>
      <w:tblBorders>
        <w:top w:val="single" w:color="EF949F" w:themeColor="accent6" w:themeTint="98" w:sz="4" w:space="0"/>
        <w:left w:val="single" w:color="EF949F" w:themeColor="accent6" w:themeTint="98" w:sz="4" w:space="0"/>
        <w:bottom w:val="single" w:color="EF949F" w:themeColor="accent6" w:themeTint="98" w:sz="4" w:space="0"/>
        <w:right w:val="single" w:color="EF949F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F949F" w:themeColor="accent6" w:themeTint="98" w:fill="EF949F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EF949F" w:themeColor="accent6" w:themeTint="98" w:sz="4" w:space="0"/>
          <w:right w:val="single" w:color="EF949F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F949F" w:themeColor="accent6" w:themeTint="98" w:sz="4" w:space="0"/>
          <w:bottom w:val="single" w:color="EF949F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4"/>
    <w:basedOn w:val="28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4 - Accent 1"/>
    <w:basedOn w:val="28"/>
    <w:qFormat/>
    <w:uiPriority w:val="99"/>
    <w:pPr>
      <w:spacing w:after="0" w:line="240" w:lineRule="auto"/>
    </w:pPr>
    <w:tblPr>
      <w:tblBorders>
        <w:top w:val="single" w:color="97B0E1" w:themeColor="accent1" w:themeTint="90" w:sz="4" w:space="0"/>
        <w:left w:val="single" w:color="97B0E1" w:themeColor="accent1" w:themeTint="90" w:sz="4" w:space="0"/>
        <w:bottom w:val="single" w:color="97B0E1" w:themeColor="accent1" w:themeTint="90" w:sz="4" w:space="0"/>
        <w:right w:val="single" w:color="97B0E1" w:themeColor="accent1" w:themeTint="90" w:sz="4" w:space="0"/>
        <w:insideH w:val="single" w:color="97B0E1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874CB" w:themeColor="accent1" w:fill="4874CB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DCF1" w:themeColor="accent1" w:themeTint="40" w:fill="D1DCF1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1DCF1" w:themeColor="accent1" w:themeTint="40" w:fill="D1DCF1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 - Accent 2"/>
    <w:basedOn w:val="28"/>
    <w:qFormat/>
    <w:uiPriority w:val="99"/>
    <w:pPr>
      <w:spacing w:after="0" w:line="240" w:lineRule="auto"/>
    </w:pPr>
    <w:tblPr>
      <w:tblBorders>
        <w:top w:val="single" w:color="F5B889" w:themeColor="accent2" w:themeTint="90" w:sz="4" w:space="0"/>
        <w:left w:val="single" w:color="F5B889" w:themeColor="accent2" w:themeTint="90" w:sz="4" w:space="0"/>
        <w:bottom w:val="single" w:color="F5B889" w:themeColor="accent2" w:themeTint="90" w:sz="4" w:space="0"/>
        <w:right w:val="single" w:color="F5B889" w:themeColor="accent2" w:themeTint="90" w:sz="4" w:space="0"/>
        <w:insideH w:val="single" w:color="F5B889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E822F" w:themeColor="accent2" w:fill="EE822F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FCA" w:themeColor="accent2" w:themeTint="40" w:fill="FADFCA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FCA" w:themeColor="accent2" w:themeTint="40" w:fill="FADFCA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3"/>
    <w:basedOn w:val="28"/>
    <w:qFormat/>
    <w:uiPriority w:val="99"/>
    <w:pPr>
      <w:spacing w:after="0" w:line="240" w:lineRule="auto"/>
    </w:pPr>
    <w:tblPr>
      <w:tblBorders>
        <w:top w:val="single" w:color="FDDB6A" w:themeColor="accent3" w:themeTint="90" w:sz="4" w:space="0"/>
        <w:left w:val="single" w:color="FDDB6A" w:themeColor="accent3" w:themeTint="90" w:sz="4" w:space="0"/>
        <w:bottom w:val="single" w:color="FDDB6A" w:themeColor="accent3" w:themeTint="90" w:sz="4" w:space="0"/>
        <w:right w:val="single" w:color="FDDB6A" w:themeColor="accent3" w:themeTint="90" w:sz="4" w:space="0"/>
        <w:insideH w:val="single" w:color="FDDB6A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2BA02" w:themeColor="accent3" w:fill="F2BA02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EFBC" w:themeColor="accent3" w:themeTint="40" w:fill="FEEFBC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EFBC" w:themeColor="accent3" w:themeTint="40" w:fill="FEEFBC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4"/>
    <w:basedOn w:val="28"/>
    <w:qFormat/>
    <w:uiPriority w:val="99"/>
    <w:pPr>
      <w:spacing w:after="0" w:line="240" w:lineRule="auto"/>
    </w:pPr>
    <w:tblPr>
      <w:tblBorders>
        <w:top w:val="single" w:color="B1D994" w:themeColor="accent4" w:themeTint="90" w:sz="4" w:space="0"/>
        <w:left w:val="single" w:color="B1D994" w:themeColor="accent4" w:themeTint="90" w:sz="4" w:space="0"/>
        <w:bottom w:val="single" w:color="B1D994" w:themeColor="accent4" w:themeTint="90" w:sz="4" w:space="0"/>
        <w:right w:val="single" w:color="B1D994" w:themeColor="accent4" w:themeTint="90" w:sz="4" w:space="0"/>
        <w:insideH w:val="single" w:color="B1D99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5BD42" w:themeColor="accent4" w:fill="75BD4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ECF" w:themeColor="accent4" w:themeTint="40" w:fill="DCEECF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CEECF" w:themeColor="accent4" w:themeTint="40" w:fill="DCEECF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5"/>
    <w:basedOn w:val="28"/>
    <w:qFormat/>
    <w:uiPriority w:val="99"/>
    <w:pPr>
      <w:spacing w:after="0" w:line="240" w:lineRule="auto"/>
    </w:pPr>
    <w:tblPr>
      <w:tblBorders>
        <w:top w:val="single" w:color="85E0D8" w:themeColor="accent5" w:themeTint="90" w:sz="4" w:space="0"/>
        <w:left w:val="single" w:color="85E0D8" w:themeColor="accent5" w:themeTint="90" w:sz="4" w:space="0"/>
        <w:bottom w:val="single" w:color="85E0D8" w:themeColor="accent5" w:themeTint="90" w:sz="4" w:space="0"/>
        <w:right w:val="single" w:color="85E0D8" w:themeColor="accent5" w:themeTint="90" w:sz="4" w:space="0"/>
        <w:insideH w:val="single" w:color="85E0D8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30C0B4" w:themeColor="accent5" w:fill="30C0B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8F1EE" w:themeColor="accent5" w:themeTint="40" w:fill="C8F1EE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8F1EE" w:themeColor="accent5" w:themeTint="40" w:fill="C8F1EE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6"/>
    <w:basedOn w:val="28"/>
    <w:qFormat/>
    <w:uiPriority w:val="99"/>
    <w:pPr>
      <w:spacing w:after="0" w:line="240" w:lineRule="auto"/>
    </w:pPr>
    <w:tblPr>
      <w:tblBorders>
        <w:top w:val="single" w:color="F099A4" w:themeColor="accent6" w:themeTint="90" w:sz="4" w:space="0"/>
        <w:left w:val="single" w:color="F099A4" w:themeColor="accent6" w:themeTint="90" w:sz="4" w:space="0"/>
        <w:bottom w:val="single" w:color="F099A4" w:themeColor="accent6" w:themeTint="90" w:sz="4" w:space="0"/>
        <w:right w:val="single" w:color="F099A4" w:themeColor="accent6" w:themeTint="90" w:sz="4" w:space="0"/>
        <w:insideH w:val="single" w:color="F099A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54C5E" w:themeColor="accent6" w:fill="E54C5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8D2D6" w:themeColor="accent6" w:themeTint="40" w:fill="F8D2D6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8D2D6" w:themeColor="accent6" w:themeTint="40" w:fill="F8D2D6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5 Dark"/>
    <w:basedOn w:val="28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1">
    <w:name w:val="List Table 5 Dark - Accent 1"/>
    <w:basedOn w:val="28"/>
    <w:qFormat/>
    <w:uiPriority w:val="99"/>
    <w:pPr>
      <w:spacing w:after="0" w:line="240" w:lineRule="auto"/>
    </w:pPr>
    <w:tblPr>
      <w:tblBorders>
        <w:top w:val="single" w:color="4874CB" w:themeColor="accent1" w:sz="32" w:space="0"/>
        <w:left w:val="single" w:color="4874CB" w:themeColor="accent1" w:sz="32" w:space="0"/>
        <w:bottom w:val="single" w:color="4874CB" w:themeColor="accent1" w:sz="32" w:space="0"/>
        <w:right w:val="single" w:color="4874CB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874CB" w:themeColor="accent1" w:sz="32" w:space="0"/>
          <w:bottom w:val="single" w:color="FFFFFF" w:themeColor="light1" w:sz="12" w:space="0"/>
        </w:tcBorders>
        <w:shd w:val="clear" w:color="4874CB" w:themeColor="accent1" w:fill="4874CB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874CB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874CB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74CB" w:themeColor="accent1" w:fill="4874CB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74CB" w:themeColor="accent1" w:fill="4874CB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74CB" w:themeColor="accent1" w:fill="4874CB" w:themeFill="accent1"/>
      </w:tcPr>
    </w:tblStylePr>
    <w:tblStylePr w:type="neCell"/>
    <w:tblStylePr w:type="nwCell"/>
    <w:tblStylePr w:type="seCell"/>
    <w:tblStylePr w:type="swCell"/>
  </w:style>
  <w:style w:type="table" w:customStyle="1" w:styleId="122">
    <w:name w:val="List Table 5 Dark - Accent 2"/>
    <w:basedOn w:val="28"/>
    <w:qFormat/>
    <w:uiPriority w:val="99"/>
    <w:pPr>
      <w:spacing w:after="0" w:line="240" w:lineRule="auto"/>
    </w:pPr>
    <w:tblPr>
      <w:tblBorders>
        <w:top w:val="single" w:color="F4B483" w:themeColor="accent2" w:themeTint="97" w:sz="32" w:space="0"/>
        <w:left w:val="single" w:color="F4B483" w:themeColor="accent2" w:themeTint="97" w:sz="32" w:space="0"/>
        <w:bottom w:val="single" w:color="F4B483" w:themeColor="accent2" w:themeTint="97" w:sz="32" w:space="0"/>
        <w:right w:val="single" w:color="F4B483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483" w:themeColor="accent2" w:themeTint="97" w:sz="32" w:space="0"/>
          <w:bottom w:val="single" w:color="FFFFFF" w:themeColor="light1" w:sz="12" w:space="0"/>
        </w:tcBorders>
        <w:shd w:val="clear" w:color="F4B483" w:themeColor="accent2" w:themeTint="97" w:fill="F4B483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483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483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483" w:themeColor="accent2" w:themeTint="97" w:fill="F4B483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483" w:themeColor="accent2" w:themeTint="97" w:fill="F4B483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483" w:themeColor="accent2" w:themeTint="97" w:fill="F4B483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3"/>
    <w:basedOn w:val="28"/>
    <w:qFormat/>
    <w:uiPriority w:val="99"/>
    <w:pPr>
      <w:spacing w:after="0" w:line="240" w:lineRule="auto"/>
    </w:pPr>
    <w:tblPr>
      <w:tblBorders>
        <w:top w:val="single" w:color="FDD961" w:themeColor="accent3" w:themeTint="98" w:sz="32" w:space="0"/>
        <w:left w:val="single" w:color="FDD961" w:themeColor="accent3" w:themeTint="98" w:sz="32" w:space="0"/>
        <w:bottom w:val="single" w:color="FDD961" w:themeColor="accent3" w:themeTint="98" w:sz="32" w:space="0"/>
        <w:right w:val="single" w:color="FDD961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DD961" w:themeColor="accent3" w:themeTint="98" w:sz="32" w:space="0"/>
          <w:bottom w:val="single" w:color="FFFFFF" w:themeColor="light1" w:sz="12" w:space="0"/>
        </w:tcBorders>
        <w:shd w:val="clear" w:color="FDD961" w:themeColor="accent3" w:themeTint="98" w:fill="FDD961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DD961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DD961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DD961" w:themeColor="accent3" w:themeTint="98" w:fill="FDD961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DD961" w:themeColor="accent3" w:themeTint="98" w:fill="FDD961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DD961" w:themeColor="accent3" w:themeTint="98" w:fill="FDD961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4"/>
    <w:basedOn w:val="28"/>
    <w:uiPriority w:val="99"/>
    <w:pPr>
      <w:spacing w:after="0" w:line="240" w:lineRule="auto"/>
    </w:pPr>
    <w:tblPr>
      <w:tblBorders>
        <w:top w:val="single" w:color="ABD78C" w:themeColor="accent4" w:themeTint="9A" w:sz="32" w:space="0"/>
        <w:left w:val="single" w:color="ABD78C" w:themeColor="accent4" w:themeTint="9A" w:sz="32" w:space="0"/>
        <w:bottom w:val="single" w:color="ABD78C" w:themeColor="accent4" w:themeTint="9A" w:sz="32" w:space="0"/>
        <w:right w:val="single" w:color="ABD78C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BD78C" w:themeColor="accent4" w:themeTint="9A" w:sz="32" w:space="0"/>
          <w:bottom w:val="single" w:color="FFFFFF" w:themeColor="light1" w:sz="12" w:space="0"/>
        </w:tcBorders>
        <w:shd w:val="clear" w:color="ABD78C" w:themeColor="accent4" w:themeTint="9A" w:fill="ABD78C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BD78C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BD78C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BD78C" w:themeColor="accent4" w:themeTint="9A" w:fill="ABD78C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BD78C" w:themeColor="accent4" w:themeTint="9A" w:fill="ABD78C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BD78C" w:themeColor="accent4" w:themeTint="9A" w:fill="ABD78C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5"/>
    <w:basedOn w:val="28"/>
    <w:uiPriority w:val="99"/>
    <w:pPr>
      <w:spacing w:after="0" w:line="240" w:lineRule="auto"/>
    </w:pPr>
    <w:tblPr>
      <w:tblBorders>
        <w:top w:val="single" w:color="7CDED6" w:themeColor="accent5" w:themeTint="9A" w:sz="32" w:space="0"/>
        <w:left w:val="single" w:color="7CDED6" w:themeColor="accent5" w:themeTint="9A" w:sz="32" w:space="0"/>
        <w:bottom w:val="single" w:color="7CDED6" w:themeColor="accent5" w:themeTint="9A" w:sz="32" w:space="0"/>
        <w:right w:val="single" w:color="7CDED6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CDED6" w:themeColor="accent5" w:themeTint="9A" w:sz="32" w:space="0"/>
          <w:bottom w:val="single" w:color="FFFFFF" w:themeColor="light1" w:sz="12" w:space="0"/>
        </w:tcBorders>
        <w:shd w:val="clear" w:color="7CDED6" w:themeColor="accent5" w:themeTint="9A" w:fill="7CDED6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CDED6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CDED6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CDED6" w:themeColor="accent5" w:themeTint="9A" w:fill="7CDED6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CDED6" w:themeColor="accent5" w:themeTint="9A" w:fill="7CDED6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CDED6" w:themeColor="accent5" w:themeTint="9A" w:fill="7CDED6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6"/>
    <w:basedOn w:val="28"/>
    <w:qFormat/>
    <w:uiPriority w:val="99"/>
    <w:pPr>
      <w:spacing w:after="0" w:line="240" w:lineRule="auto"/>
    </w:pPr>
    <w:tblPr>
      <w:tblBorders>
        <w:top w:val="single" w:color="EF949F" w:themeColor="accent6" w:themeTint="98" w:sz="32" w:space="0"/>
        <w:left w:val="single" w:color="EF949F" w:themeColor="accent6" w:themeTint="98" w:sz="32" w:space="0"/>
        <w:bottom w:val="single" w:color="EF949F" w:themeColor="accent6" w:themeTint="98" w:sz="32" w:space="0"/>
        <w:right w:val="single" w:color="EF949F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EF949F" w:themeColor="accent6" w:themeTint="98" w:sz="32" w:space="0"/>
          <w:bottom w:val="single" w:color="FFFFFF" w:themeColor="light1" w:sz="12" w:space="0"/>
        </w:tcBorders>
        <w:shd w:val="clear" w:color="EF949F" w:themeColor="accent6" w:themeTint="98" w:fill="EF949F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EF949F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F949F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EF949F" w:themeColor="accent6" w:themeTint="98" w:fill="EF949F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EF949F" w:themeColor="accent6" w:themeTint="98" w:fill="EF949F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EF949F" w:themeColor="accent6" w:themeTint="98" w:fill="EF949F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6 Colorful"/>
    <w:basedOn w:val="28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8">
    <w:name w:val="List Table 6 Colorful - Accent 1"/>
    <w:basedOn w:val="28"/>
    <w:qFormat/>
    <w:uiPriority w:val="99"/>
    <w:pPr>
      <w:spacing w:after="0" w:line="240" w:lineRule="auto"/>
    </w:pPr>
    <w:tblPr>
      <w:tblBorders>
        <w:top w:val="single" w:color="4874CB" w:themeColor="accent1" w:sz="4" w:space="0"/>
        <w:bottom w:val="single" w:color="4874CB" w:themeColor="accent1" w:sz="4" w:space="0"/>
      </w:tblBorders>
    </w:tblPr>
    <w:tblStylePr w:type="firstRow">
      <w:rPr>
        <w:b/>
        <w:color w:val="23417C" w:themeColor="accent1" w:themeShade="94"/>
      </w:rPr>
      <w:tcPr>
        <w:tcBorders>
          <w:bottom w:val="single" w:color="4874CB" w:themeColor="accent1" w:sz="4" w:space="0"/>
        </w:tcBorders>
      </w:tcPr>
    </w:tblStylePr>
    <w:tblStylePr w:type="lastRow">
      <w:rPr>
        <w:b/>
        <w:color w:val="23417C" w:themeColor="accent1" w:themeShade="94"/>
      </w:rPr>
      <w:tcPr>
        <w:tcBorders>
          <w:top w:val="single" w:color="4874CB" w:themeColor="accent1" w:sz="4" w:space="0"/>
        </w:tcBorders>
      </w:tcPr>
    </w:tblStylePr>
    <w:tblStylePr w:type="firstCol">
      <w:rPr>
        <w:b/>
        <w:color w:val="23417C" w:themeColor="accent1" w:themeShade="94"/>
      </w:rPr>
    </w:tblStylePr>
    <w:tblStylePr w:type="lastCol">
      <w:rPr>
        <w:b/>
        <w:color w:val="23417C" w:themeColor="accent1" w:themeShade="94"/>
      </w:rPr>
    </w:tblStylePr>
    <w:tblStylePr w:type="band1Vert">
      <w:tcPr>
        <w:shd w:val="clear" w:color="D1DCF1" w:themeColor="accent1" w:themeTint="40" w:fill="D1DCF1" w:themeFill="accent1" w:themeFillTint="40"/>
      </w:tcPr>
    </w:tblStylePr>
    <w:tblStylePr w:type="band2Vert"/>
    <w:tblStylePr w:type="band1Horz">
      <w:rPr>
        <w:rFonts w:ascii="Arial" w:hAnsi="Arial"/>
        <w:color w:val="23417C" w:themeColor="accent1" w:themeShade="94"/>
        <w:sz w:val="22"/>
      </w:rPr>
      <w:tcPr>
        <w:shd w:val="clear" w:color="D1DCF1" w:themeColor="accent1" w:themeTint="40" w:fill="D1DCF1" w:themeFill="accent1" w:themeFillTint="40"/>
      </w:tcPr>
    </w:tblStylePr>
    <w:tblStylePr w:type="band2Horz">
      <w:rPr>
        <w:rFonts w:ascii="Arial" w:hAnsi="Arial"/>
        <w:color w:val="23417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 - Accent 2"/>
    <w:basedOn w:val="28"/>
    <w:uiPriority w:val="99"/>
    <w:pPr>
      <w:spacing w:after="0" w:line="240" w:lineRule="auto"/>
    </w:pPr>
    <w:tblPr>
      <w:tblBorders>
        <w:top w:val="single" w:color="F4B483" w:themeColor="accent2" w:themeTint="97" w:sz="4" w:space="0"/>
        <w:bottom w:val="single" w:color="F4B483" w:themeColor="accent2" w:themeTint="97" w:sz="4" w:space="0"/>
      </w:tblBorders>
    </w:tblPr>
    <w:tblStylePr w:type="fir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483" w:themeColor="accent2" w:themeTint="97" w:sz="4" w:space="0"/>
        </w:tcBorders>
      </w:tcPr>
    </w:tblStylePr>
    <w:tblStylePr w:type="la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483" w:themeColor="accent2" w:themeTint="97" w:sz="4" w:space="0"/>
        </w:tcBorders>
      </w:tcPr>
    </w:tblStylePr>
    <w:tblStylePr w:type="fir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FCA" w:themeColor="accent2" w:themeTint="40" w:fill="FADFCA" w:themeFill="accent2" w:themeFillTint="40"/>
      </w:tcPr>
    </w:tblStylePr>
    <w:tblStylePr w:type="band2Vert"/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FCA" w:themeColor="accent2" w:themeTint="40" w:fill="FADFCA" w:themeFill="accent2" w:themeFillTint="40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3"/>
    <w:basedOn w:val="28"/>
    <w:uiPriority w:val="99"/>
    <w:pPr>
      <w:spacing w:after="0" w:line="240" w:lineRule="auto"/>
    </w:pPr>
    <w:tblPr>
      <w:tblBorders>
        <w:top w:val="single" w:color="FDD961" w:themeColor="accent3" w:themeTint="98" w:sz="4" w:space="0"/>
        <w:bottom w:val="single" w:color="FDD961" w:themeColor="accent3" w:themeTint="98" w:sz="4" w:space="0"/>
      </w:tblBorders>
    </w:tblPr>
    <w:tblStylePr w:type="firstRow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FDD961" w:themeColor="accent3" w:themeTint="98" w:sz="4" w:space="0"/>
        </w:tcBorders>
      </w:tcPr>
    </w:tblStylePr>
    <w:tblStylePr w:type="lastRow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FDD961" w:themeColor="accent3" w:themeTint="98" w:sz="4" w:space="0"/>
        </w:tcBorders>
      </w:tcPr>
    </w:tblStylePr>
    <w:tblStylePr w:type="firstCol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EFBC" w:themeColor="accent3" w:themeTint="40" w:fill="FEEFBC" w:themeFill="accent3" w:themeFillTint="40"/>
      </w:tcPr>
    </w:tblStylePr>
    <w:tblStylePr w:type="band2Vert"/>
    <w:tblStylePr w:type="band1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EEFBC" w:themeColor="accent3" w:themeTint="40" w:fill="FEEFBC" w:themeFill="accent3" w:themeFillTint="40"/>
      </w:tcPr>
    </w:tblStylePr>
    <w:tblStylePr w:type="band2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4"/>
    <w:basedOn w:val="28"/>
    <w:qFormat/>
    <w:uiPriority w:val="99"/>
    <w:pPr>
      <w:spacing w:after="0" w:line="240" w:lineRule="auto"/>
    </w:pPr>
    <w:tblPr>
      <w:tblBorders>
        <w:top w:val="single" w:color="ABD78C" w:themeColor="accent4" w:themeTint="9A" w:sz="4" w:space="0"/>
        <w:bottom w:val="single" w:color="ABD78C" w:themeColor="accent4" w:themeTint="9A" w:sz="4" w:space="0"/>
      </w:tblBorders>
    </w:tblPr>
    <w:tblStylePr w:type="fir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ABD78C" w:themeColor="accent4" w:themeTint="9A" w:sz="4" w:space="0"/>
        </w:tcBorders>
      </w:tcPr>
    </w:tblStylePr>
    <w:tblStylePr w:type="la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ABD78C" w:themeColor="accent4" w:themeTint="9A" w:sz="4" w:space="0"/>
        </w:tcBorders>
      </w:tcPr>
    </w:tblStylePr>
    <w:tblStylePr w:type="fir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CEECF" w:themeColor="accent4" w:themeTint="40" w:fill="DCEECF" w:themeFill="accent4" w:themeFillTint="40"/>
      </w:tcPr>
    </w:tblStylePr>
    <w:tblStylePr w:type="band2Vert"/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CEECF" w:themeColor="accent4" w:themeTint="40" w:fill="DCEECF" w:themeFill="accent4" w:themeFillTint="40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5"/>
    <w:basedOn w:val="28"/>
    <w:qFormat/>
    <w:uiPriority w:val="99"/>
    <w:pPr>
      <w:spacing w:after="0" w:line="240" w:lineRule="auto"/>
    </w:pPr>
    <w:tblPr>
      <w:tblBorders>
        <w:top w:val="single" w:color="7CDED6" w:themeColor="accent5" w:themeTint="9A" w:sz="4" w:space="0"/>
        <w:bottom w:val="single" w:color="7CDED6" w:themeColor="accent5" w:themeTint="9A" w:sz="4" w:space="0"/>
      </w:tblBorders>
    </w:tblPr>
    <w:tblStylePr w:type="firstRow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7CDED6" w:themeColor="accent5" w:themeTint="9A" w:sz="4" w:space="0"/>
        </w:tcBorders>
      </w:tcPr>
    </w:tblStylePr>
    <w:tblStylePr w:type="lastRow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7CDED6" w:themeColor="accent5" w:themeTint="9A" w:sz="4" w:space="0"/>
        </w:tcBorders>
      </w:tcPr>
    </w:tblStylePr>
    <w:tblStylePr w:type="firstCol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8F1EE" w:themeColor="accent5" w:themeTint="40" w:fill="C8F1EE" w:themeFill="accent5" w:themeFillTint="40"/>
      </w:tcPr>
    </w:tblStylePr>
    <w:tblStylePr w:type="band2Vert"/>
    <w:tblStylePr w:type="band1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8F1EE" w:themeColor="accent5" w:themeTint="40" w:fill="C8F1EE" w:themeFill="accent5" w:themeFillTint="40"/>
      </w:tcPr>
    </w:tblStylePr>
    <w:tblStylePr w:type="band2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6"/>
    <w:basedOn w:val="28"/>
    <w:qFormat/>
    <w:uiPriority w:val="99"/>
    <w:pPr>
      <w:spacing w:after="0" w:line="240" w:lineRule="auto"/>
    </w:pPr>
    <w:tblPr>
      <w:tblBorders>
        <w:top w:val="single" w:color="EF949F" w:themeColor="accent6" w:themeTint="98" w:sz="4" w:space="0"/>
        <w:bottom w:val="single" w:color="EF949F" w:themeColor="accent6" w:themeTint="98" w:sz="4" w:space="0"/>
      </w:tblBorders>
    </w:tblPr>
    <w:tblStylePr w:type="firstRow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EF949F" w:themeColor="accent6" w:themeTint="98" w:sz="4" w:space="0"/>
        </w:tcBorders>
      </w:tcPr>
    </w:tblStylePr>
    <w:tblStylePr w:type="lastRow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EF949F" w:themeColor="accent6" w:themeTint="98" w:sz="4" w:space="0"/>
        </w:tcBorders>
      </w:tcPr>
    </w:tblStylePr>
    <w:tblStylePr w:type="firstCol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8D2D6" w:themeColor="accent6" w:themeTint="40" w:fill="F8D2D6" w:themeFill="accent6" w:themeFillTint="40"/>
      </w:tcPr>
    </w:tblStylePr>
    <w:tblStylePr w:type="band2Vert"/>
    <w:tblStylePr w:type="band1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8D2D6" w:themeColor="accent6" w:themeTint="40" w:fill="F8D2D6" w:themeFill="accent6" w:themeFillTint="40"/>
      </w:tcPr>
    </w:tblStylePr>
    <w:tblStylePr w:type="band2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7 Colorful"/>
    <w:basedOn w:val="28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7 Colorful - Accent 1"/>
    <w:basedOn w:val="28"/>
    <w:qFormat/>
    <w:uiPriority w:val="99"/>
    <w:pPr>
      <w:spacing w:after="0" w:line="240" w:lineRule="auto"/>
    </w:pPr>
    <w:tblPr>
      <w:tblBorders>
        <w:right w:val="single" w:color="4874CB" w:themeColor="accent1" w:sz="4" w:space="0"/>
      </w:tblBorders>
    </w:tblPr>
    <w:tblStylePr w:type="firstRow">
      <w:rPr>
        <w:rFonts w:ascii="Arial" w:hAnsi="Arial"/>
        <w:i/>
        <w:color w:val="23417C" w:themeColor="accent1" w:themeShade="94"/>
        <w:sz w:val="22"/>
      </w:rPr>
      <w:tcPr>
        <w:tcBorders>
          <w:top w:val="nil"/>
          <w:left w:val="nil"/>
          <w:bottom w:val="single" w:color="4874CB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3417C" w:themeColor="accent1" w:themeShade="94"/>
        <w:sz w:val="22"/>
      </w:rPr>
      <w:tcPr>
        <w:tcBorders>
          <w:top w:val="single" w:color="4874CB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3417C" w:themeColor="accent1" w:themeShade="94"/>
        <w:sz w:val="22"/>
      </w:rPr>
      <w:tcPr>
        <w:tcBorders>
          <w:top w:val="nil"/>
          <w:left w:val="nil"/>
          <w:bottom w:val="nil"/>
          <w:right w:val="single" w:color="4874CB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3417C" w:themeColor="accent1" w:themeShade="94"/>
        <w:sz w:val="22"/>
      </w:rPr>
      <w:tcPr>
        <w:tcBorders>
          <w:top w:val="nil"/>
          <w:left w:val="single" w:color="4874CB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DCF1" w:themeColor="accent1" w:themeTint="40" w:fill="D1DCF1" w:themeFill="accent1" w:themeFillTint="40"/>
      </w:tcPr>
    </w:tblStylePr>
    <w:tblStylePr w:type="band2Vert"/>
    <w:tblStylePr w:type="band1Horz">
      <w:rPr>
        <w:rFonts w:ascii="Arial" w:hAnsi="Arial"/>
        <w:color w:val="23417C" w:themeColor="accent1" w:themeShade="94"/>
        <w:sz w:val="22"/>
      </w:rPr>
      <w:tcPr>
        <w:shd w:val="clear" w:color="D1DCF1" w:themeColor="accent1" w:themeTint="40" w:fill="D1DCF1" w:themeFill="accent1" w:themeFillTint="40"/>
      </w:tcPr>
    </w:tblStylePr>
    <w:tblStylePr w:type="band2Horz">
      <w:rPr>
        <w:rFonts w:ascii="Arial" w:hAnsi="Arial"/>
        <w:color w:val="23417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 - Accent 2"/>
    <w:basedOn w:val="28"/>
    <w:qFormat/>
    <w:uiPriority w:val="99"/>
    <w:pPr>
      <w:spacing w:after="0" w:line="240" w:lineRule="auto"/>
    </w:pPr>
    <w:tblPr>
      <w:tblBorders>
        <w:right w:val="single" w:color="F4B483" w:themeColor="accent2" w:themeTint="97" w:sz="4" w:space="0"/>
      </w:tblBorders>
    </w:tblPr>
    <w:tblStylePr w:type="firstRow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483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483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483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483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FCA" w:themeColor="accent2" w:themeTint="40" w:fill="FADFCA" w:themeFill="accent2" w:themeFillTint="40"/>
      </w:tcPr>
    </w:tblStylePr>
    <w:tblStylePr w:type="band2Vert"/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FCA" w:themeColor="accent2" w:themeTint="40" w:fill="FADFCA" w:themeFill="accent2" w:themeFillTint="40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3"/>
    <w:basedOn w:val="28"/>
    <w:qFormat/>
    <w:uiPriority w:val="99"/>
    <w:pPr>
      <w:spacing w:after="0" w:line="240" w:lineRule="auto"/>
    </w:pPr>
    <w:tblPr>
      <w:tblBorders>
        <w:right w:val="single" w:color="FDD961" w:themeColor="accent3" w:themeTint="98" w:sz="4" w:space="0"/>
      </w:tblBorders>
    </w:tblPr>
    <w:tblStylePr w:type="firstRow"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DD961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FDD961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DD961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DD961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EFBC" w:themeColor="accent3" w:themeTint="40" w:fill="FEEFBC" w:themeFill="accent3" w:themeFillTint="40"/>
      </w:tcPr>
    </w:tblStylePr>
    <w:tblStylePr w:type="band2Vert"/>
    <w:tblStylePr w:type="band1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EEFBC" w:themeColor="accent3" w:themeTint="40" w:fill="FEEFBC" w:themeFill="accent3" w:themeFillTint="40"/>
      </w:tcPr>
    </w:tblStylePr>
    <w:tblStylePr w:type="band2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4"/>
    <w:basedOn w:val="28"/>
    <w:qFormat/>
    <w:uiPriority w:val="99"/>
    <w:pPr>
      <w:spacing w:after="0" w:line="240" w:lineRule="auto"/>
    </w:pPr>
    <w:tblPr>
      <w:tblBorders>
        <w:right w:val="single" w:color="ABD78C" w:themeColor="accent4" w:themeTint="9A" w:sz="4" w:space="0"/>
      </w:tblBorders>
    </w:tblPr>
    <w:tblStylePr w:type="firstRow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BD78C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ABD78C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BD78C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BD78C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CEECF" w:themeColor="accent4" w:themeTint="40" w:fill="DCEECF" w:themeFill="accent4" w:themeFillTint="40"/>
      </w:tcPr>
    </w:tblStylePr>
    <w:tblStylePr w:type="band2Vert"/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CEECF" w:themeColor="accent4" w:themeTint="40" w:fill="DCEECF" w:themeFill="accent4" w:themeFillTint="40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5"/>
    <w:basedOn w:val="28"/>
    <w:uiPriority w:val="99"/>
    <w:pPr>
      <w:spacing w:after="0" w:line="240" w:lineRule="auto"/>
    </w:pPr>
    <w:tblPr>
      <w:tblBorders>
        <w:right w:val="single" w:color="7CDED6" w:themeColor="accent5" w:themeTint="9A" w:sz="4" w:space="0"/>
      </w:tblBorders>
    </w:tblPr>
    <w:tblStylePr w:type="firstRow"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7CDED6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7CDED6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CDED6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7CDED6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8F1EE" w:themeColor="accent5" w:themeTint="40" w:fill="C8F1EE" w:themeFill="accent5" w:themeFillTint="40"/>
      </w:tcPr>
    </w:tblStylePr>
    <w:tblStylePr w:type="band2Vert"/>
    <w:tblStylePr w:type="band1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8F1EE" w:themeColor="accent5" w:themeTint="40" w:fill="C8F1EE" w:themeFill="accent5" w:themeFillTint="40"/>
      </w:tcPr>
    </w:tblStylePr>
    <w:tblStylePr w:type="band2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6"/>
    <w:basedOn w:val="28"/>
    <w:uiPriority w:val="99"/>
    <w:pPr>
      <w:spacing w:after="0" w:line="240" w:lineRule="auto"/>
    </w:pPr>
    <w:tblPr>
      <w:tblBorders>
        <w:right w:val="single" w:color="EF949F" w:themeColor="accent6" w:themeTint="98" w:sz="4" w:space="0"/>
      </w:tblBorders>
    </w:tblPr>
    <w:tblStylePr w:type="firstRow"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EF949F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EF949F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EF949F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EF949F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8D2D6" w:themeColor="accent6" w:themeTint="40" w:fill="F8D2D6" w:themeFill="accent6" w:themeFillTint="40"/>
      </w:tcPr>
    </w:tblStylePr>
    <w:tblStylePr w:type="band2Vert"/>
    <w:tblStylePr w:type="band1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8D2D6" w:themeColor="accent6" w:themeTint="40" w:fill="F8D2D6" w:themeFill="accent6" w:themeFillTint="40"/>
      </w:tcPr>
    </w:tblStylePr>
    <w:tblStylePr w:type="band2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ned - Accent"/>
    <w:basedOn w:val="28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2">
    <w:name w:val="Lined - Accent 1"/>
    <w:basedOn w:val="28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5D3EE" w:themeColor="accent1" w:themeTint="50" w:fill="C5D3EE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5D3EE" w:themeColor="accent1" w:themeTint="50" w:fill="C5D3EE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3">
    <w:name w:val="Lined - Accent 2"/>
    <w:basedOn w:val="28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3"/>
    <w:basedOn w:val="28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4"/>
    <w:basedOn w:val="28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5"/>
    <w:basedOn w:val="28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6"/>
    <w:basedOn w:val="28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Bordered &amp; Lined - Accent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9">
    <w:name w:val="Bordered &amp; Lined - Accent 1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23417D" w:themeColor="accent1" w:themeShade="95" w:sz="4" w:space="0"/>
        <w:left w:val="single" w:color="23417D" w:themeColor="accent1" w:themeShade="95" w:sz="4" w:space="0"/>
        <w:bottom w:val="single" w:color="23417D" w:themeColor="accent1" w:themeShade="95" w:sz="4" w:space="0"/>
        <w:right w:val="single" w:color="23417D" w:themeColor="accent1" w:themeShade="95" w:sz="4" w:space="0"/>
        <w:insideH w:val="single" w:color="23417D" w:themeColor="accent1" w:themeShade="95" w:sz="4" w:space="0"/>
        <w:insideV w:val="single" w:color="23417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5D3EE" w:themeColor="accent1" w:themeTint="50" w:fill="C5D3EE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5D3EE" w:themeColor="accent1" w:themeTint="50" w:fill="C5D3EE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 2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994A0C" w:themeColor="accent2" w:themeShade="95" w:sz="4" w:space="0"/>
        <w:left w:val="single" w:color="994A0C" w:themeColor="accent2" w:themeShade="95" w:sz="4" w:space="0"/>
        <w:bottom w:val="single" w:color="994A0C" w:themeColor="accent2" w:themeShade="95" w:sz="4" w:space="0"/>
        <w:right w:val="single" w:color="994A0C" w:themeColor="accent2" w:themeShade="95" w:sz="4" w:space="0"/>
        <w:insideH w:val="single" w:color="994A0C" w:themeColor="accent2" w:themeShade="95" w:sz="4" w:space="0"/>
        <w:insideV w:val="single" w:color="994A0C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3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8D6C01" w:themeColor="accent3" w:themeShade="95" w:sz="4" w:space="0"/>
        <w:left w:val="single" w:color="8D6C01" w:themeColor="accent3" w:themeShade="95" w:sz="4" w:space="0"/>
        <w:bottom w:val="single" w:color="8D6C01" w:themeColor="accent3" w:themeShade="95" w:sz="4" w:space="0"/>
        <w:right w:val="single" w:color="8D6C01" w:themeColor="accent3" w:themeShade="95" w:sz="4" w:space="0"/>
        <w:insideH w:val="single" w:color="8D6C01" w:themeColor="accent3" w:themeShade="95" w:sz="4" w:space="0"/>
        <w:insideV w:val="single" w:color="8D6C01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4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446E26" w:themeColor="accent4" w:themeShade="95" w:sz="4" w:space="0"/>
        <w:left w:val="single" w:color="446E26" w:themeColor="accent4" w:themeShade="95" w:sz="4" w:space="0"/>
        <w:bottom w:val="single" w:color="446E26" w:themeColor="accent4" w:themeShade="95" w:sz="4" w:space="0"/>
        <w:right w:val="single" w:color="446E26" w:themeColor="accent4" w:themeShade="95" w:sz="4" w:space="0"/>
        <w:insideH w:val="single" w:color="446E26" w:themeColor="accent4" w:themeShade="95" w:sz="4" w:space="0"/>
        <w:insideV w:val="single" w:color="446E26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5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1C7069" w:themeColor="accent5" w:themeShade="95" w:sz="4" w:space="0"/>
        <w:left w:val="single" w:color="1C7069" w:themeColor="accent5" w:themeShade="95" w:sz="4" w:space="0"/>
        <w:bottom w:val="single" w:color="1C7069" w:themeColor="accent5" w:themeShade="95" w:sz="4" w:space="0"/>
        <w:right w:val="single" w:color="1C7069" w:themeColor="accent5" w:themeShade="95" w:sz="4" w:space="0"/>
        <w:insideH w:val="single" w:color="1C7069" w:themeColor="accent5" w:themeShade="95" w:sz="4" w:space="0"/>
        <w:insideV w:val="single" w:color="1C706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6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9B1626" w:themeColor="accent6" w:themeShade="95" w:sz="4" w:space="0"/>
        <w:left w:val="single" w:color="9B1626" w:themeColor="accent6" w:themeShade="95" w:sz="4" w:space="0"/>
        <w:bottom w:val="single" w:color="9B1626" w:themeColor="accent6" w:themeShade="95" w:sz="4" w:space="0"/>
        <w:right w:val="single" w:color="9B1626" w:themeColor="accent6" w:themeShade="95" w:sz="4" w:space="0"/>
        <w:insideH w:val="single" w:color="9B1626" w:themeColor="accent6" w:themeShade="95" w:sz="4" w:space="0"/>
        <w:insideV w:val="single" w:color="9B1626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"/>
    <w:basedOn w:val="28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Bordered - Accent 1"/>
    <w:basedOn w:val="28"/>
    <w:qFormat/>
    <w:uiPriority w:val="99"/>
    <w:pPr>
      <w:spacing w:after="0" w:line="240" w:lineRule="auto"/>
    </w:pPr>
    <w:tblPr>
      <w:tblBorders>
        <w:top w:val="single" w:color="B5C6E9" w:themeColor="accent1" w:themeTint="67" w:sz="4" w:space="0"/>
        <w:left w:val="single" w:color="B5C6E9" w:themeColor="accent1" w:themeTint="67" w:sz="4" w:space="0"/>
        <w:bottom w:val="single" w:color="B5C6E9" w:themeColor="accent1" w:themeTint="67" w:sz="4" w:space="0"/>
        <w:right w:val="single" w:color="B5C6E9" w:themeColor="accent1" w:themeTint="67" w:sz="4" w:space="0"/>
        <w:insideH w:val="single" w:color="B5C6E9" w:themeColor="accent1" w:themeTint="67" w:sz="4" w:space="0"/>
        <w:insideV w:val="single" w:color="B5C6E9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874CB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874CB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874CB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5C6E9" w:themeColor="accent1" w:themeTint="67" w:sz="4" w:space="0"/>
          <w:left w:val="single" w:color="B5C6E9" w:themeColor="accent1" w:themeTint="67" w:sz="4" w:space="0"/>
          <w:bottom w:val="single" w:color="B5C6E9" w:themeColor="accent1" w:themeTint="67" w:sz="4" w:space="0"/>
          <w:right w:val="single" w:color="B5C6E9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Bordered - Accent 2"/>
    <w:basedOn w:val="28"/>
    <w:qFormat/>
    <w:uiPriority w:val="99"/>
    <w:pPr>
      <w:spacing w:after="0" w:line="240" w:lineRule="auto"/>
    </w:pPr>
    <w:tblPr>
      <w:tblBorders>
        <w:top w:val="single" w:color="F8CCAA" w:themeColor="accent2" w:themeTint="67" w:sz="4" w:space="0"/>
        <w:left w:val="single" w:color="F8CCAA" w:themeColor="accent2" w:themeTint="67" w:sz="4" w:space="0"/>
        <w:bottom w:val="single" w:color="F8CCAA" w:themeColor="accent2" w:themeTint="67" w:sz="4" w:space="0"/>
        <w:right w:val="single" w:color="F8CCAA" w:themeColor="accent2" w:themeTint="67" w:sz="4" w:space="0"/>
        <w:insideH w:val="single" w:color="F8CCAA" w:themeColor="accent2" w:themeTint="67" w:sz="4" w:space="0"/>
        <w:insideV w:val="single" w:color="F8CCAA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483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483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483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8CCAA" w:themeColor="accent2" w:themeTint="67" w:sz="4" w:space="0"/>
          <w:left w:val="single" w:color="F8CCAA" w:themeColor="accent2" w:themeTint="67" w:sz="4" w:space="0"/>
          <w:bottom w:val="single" w:color="F8CCAA" w:themeColor="accent2" w:themeTint="67" w:sz="4" w:space="0"/>
          <w:right w:val="single" w:color="F8CCAA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3"/>
    <w:basedOn w:val="28"/>
    <w:qFormat/>
    <w:uiPriority w:val="99"/>
    <w:pPr>
      <w:spacing w:after="0" w:line="240" w:lineRule="auto"/>
    </w:pPr>
    <w:tblPr>
      <w:tblBorders>
        <w:top w:val="single" w:color="FEE594" w:themeColor="accent3" w:themeTint="67" w:sz="4" w:space="0"/>
        <w:left w:val="single" w:color="FEE594" w:themeColor="accent3" w:themeTint="67" w:sz="4" w:space="0"/>
        <w:bottom w:val="single" w:color="FEE594" w:themeColor="accent3" w:themeTint="67" w:sz="4" w:space="0"/>
        <w:right w:val="single" w:color="FEE594" w:themeColor="accent3" w:themeTint="67" w:sz="4" w:space="0"/>
        <w:insideH w:val="single" w:color="FEE594" w:themeColor="accent3" w:themeTint="67" w:sz="4" w:space="0"/>
        <w:insideV w:val="single" w:color="FEE594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DD961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DD961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DD961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EE594" w:themeColor="accent3" w:themeTint="67" w:sz="4" w:space="0"/>
          <w:left w:val="single" w:color="FEE594" w:themeColor="accent3" w:themeTint="67" w:sz="4" w:space="0"/>
          <w:bottom w:val="single" w:color="FEE594" w:themeColor="accent3" w:themeTint="67" w:sz="4" w:space="0"/>
          <w:right w:val="single" w:color="FEE594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4"/>
    <w:basedOn w:val="28"/>
    <w:qFormat/>
    <w:uiPriority w:val="99"/>
    <w:pPr>
      <w:spacing w:after="0" w:line="240" w:lineRule="auto"/>
    </w:pPr>
    <w:tblPr>
      <w:tblBorders>
        <w:top w:val="single" w:color="C7E4B2" w:themeColor="accent4" w:themeTint="67" w:sz="4" w:space="0"/>
        <w:left w:val="single" w:color="C7E4B2" w:themeColor="accent4" w:themeTint="67" w:sz="4" w:space="0"/>
        <w:bottom w:val="single" w:color="C7E4B2" w:themeColor="accent4" w:themeTint="67" w:sz="4" w:space="0"/>
        <w:right w:val="single" w:color="C7E4B2" w:themeColor="accent4" w:themeTint="67" w:sz="4" w:space="0"/>
        <w:insideH w:val="single" w:color="C7E4B2" w:themeColor="accent4" w:themeTint="67" w:sz="4" w:space="0"/>
        <w:insideV w:val="single" w:color="C7E4B2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BD78C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BD78C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BD78C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7E4B2" w:themeColor="accent4" w:themeTint="67" w:sz="4" w:space="0"/>
          <w:left w:val="single" w:color="C7E4B2" w:themeColor="accent4" w:themeTint="67" w:sz="4" w:space="0"/>
          <w:bottom w:val="single" w:color="C7E4B2" w:themeColor="accent4" w:themeTint="67" w:sz="4" w:space="0"/>
          <w:right w:val="single" w:color="C7E4B2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5"/>
    <w:basedOn w:val="28"/>
    <w:qFormat/>
    <w:uiPriority w:val="99"/>
    <w:pPr>
      <w:spacing w:after="0" w:line="240" w:lineRule="auto"/>
    </w:pPr>
    <w:tblPr>
      <w:tblBorders>
        <w:top w:val="single" w:color="A7E9E3" w:themeColor="accent5" w:themeTint="67" w:sz="4" w:space="0"/>
        <w:left w:val="single" w:color="A7E9E3" w:themeColor="accent5" w:themeTint="67" w:sz="4" w:space="0"/>
        <w:bottom w:val="single" w:color="A7E9E3" w:themeColor="accent5" w:themeTint="67" w:sz="4" w:space="0"/>
        <w:right w:val="single" w:color="A7E9E3" w:themeColor="accent5" w:themeTint="67" w:sz="4" w:space="0"/>
        <w:insideH w:val="single" w:color="A7E9E3" w:themeColor="accent5" w:themeTint="67" w:sz="4" w:space="0"/>
        <w:insideV w:val="single" w:color="A7E9E3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CDED6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CDED6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CDED6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7E9E3" w:themeColor="accent5" w:themeTint="67" w:sz="4" w:space="0"/>
          <w:left w:val="single" w:color="A7E9E3" w:themeColor="accent5" w:themeTint="67" w:sz="4" w:space="0"/>
          <w:bottom w:val="single" w:color="A7E9E3" w:themeColor="accent5" w:themeTint="67" w:sz="4" w:space="0"/>
          <w:right w:val="single" w:color="A7E9E3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6"/>
    <w:basedOn w:val="28"/>
    <w:qFormat/>
    <w:uiPriority w:val="99"/>
    <w:pPr>
      <w:spacing w:after="0" w:line="240" w:lineRule="auto"/>
    </w:pPr>
    <w:tblPr>
      <w:tblBorders>
        <w:top w:val="single" w:color="F4B6BD" w:themeColor="accent6" w:themeTint="67" w:sz="4" w:space="0"/>
        <w:left w:val="single" w:color="F4B6BD" w:themeColor="accent6" w:themeTint="67" w:sz="4" w:space="0"/>
        <w:bottom w:val="single" w:color="F4B6BD" w:themeColor="accent6" w:themeTint="67" w:sz="4" w:space="0"/>
        <w:right w:val="single" w:color="F4B6BD" w:themeColor="accent6" w:themeTint="67" w:sz="4" w:space="0"/>
        <w:insideH w:val="single" w:color="F4B6BD" w:themeColor="accent6" w:themeTint="67" w:sz="4" w:space="0"/>
        <w:insideV w:val="single" w:color="F4B6BD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EF949F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EF949F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EF949F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6BD" w:themeColor="accent6" w:themeTint="67" w:sz="4" w:space="0"/>
          <w:left w:val="single" w:color="F4B6BD" w:themeColor="accent6" w:themeTint="67" w:sz="4" w:space="0"/>
          <w:bottom w:val="single" w:color="F4B6BD" w:themeColor="accent6" w:themeTint="67" w:sz="4" w:space="0"/>
          <w:right w:val="single" w:color="F4B6BD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62">
    <w:name w:val="Heading 1 Char"/>
    <w:basedOn w:val="30"/>
    <w:link w:val="2"/>
    <w:qFormat/>
    <w:uiPriority w:val="9"/>
    <w:rPr>
      <w:rFonts w:ascii="Arial" w:hAnsi="Arial" w:eastAsia="Arial" w:cs="Arial"/>
      <w:color w:val="2E54A1" w:themeColor="accent1" w:themeShade="BF"/>
      <w:sz w:val="40"/>
      <w:szCs w:val="40"/>
    </w:rPr>
  </w:style>
  <w:style w:type="character" w:customStyle="1" w:styleId="163">
    <w:name w:val="Heading 2 Char"/>
    <w:basedOn w:val="30"/>
    <w:link w:val="3"/>
    <w:uiPriority w:val="9"/>
    <w:rPr>
      <w:rFonts w:ascii="Arial" w:hAnsi="Arial" w:eastAsia="Arial" w:cs="Arial"/>
      <w:color w:val="2E54A1" w:themeColor="accent1" w:themeShade="BF"/>
      <w:sz w:val="32"/>
      <w:szCs w:val="32"/>
    </w:rPr>
  </w:style>
  <w:style w:type="character" w:customStyle="1" w:styleId="164">
    <w:name w:val="Heading 3 Char"/>
    <w:basedOn w:val="30"/>
    <w:link w:val="4"/>
    <w:qFormat/>
    <w:uiPriority w:val="9"/>
    <w:rPr>
      <w:rFonts w:ascii="Arial" w:hAnsi="Arial" w:eastAsia="Arial" w:cs="Arial"/>
      <w:color w:val="2E54A1" w:themeColor="accent1" w:themeShade="BF"/>
      <w:sz w:val="28"/>
      <w:szCs w:val="28"/>
    </w:rPr>
  </w:style>
  <w:style w:type="character" w:customStyle="1" w:styleId="165">
    <w:name w:val="Heading 4 Char"/>
    <w:basedOn w:val="30"/>
    <w:link w:val="5"/>
    <w:qFormat/>
    <w:uiPriority w:val="9"/>
    <w:rPr>
      <w:rFonts w:ascii="Arial" w:hAnsi="Arial" w:eastAsia="Arial" w:cs="Arial"/>
      <w:i/>
      <w:iCs/>
      <w:color w:val="2E54A1" w:themeColor="accent1" w:themeShade="BF"/>
    </w:rPr>
  </w:style>
  <w:style w:type="character" w:customStyle="1" w:styleId="166">
    <w:name w:val="Heading 5 Char"/>
    <w:basedOn w:val="30"/>
    <w:link w:val="6"/>
    <w:qFormat/>
    <w:uiPriority w:val="9"/>
    <w:rPr>
      <w:rFonts w:ascii="Arial" w:hAnsi="Arial" w:eastAsia="Arial" w:cs="Arial"/>
      <w:color w:val="2E54A1" w:themeColor="accent1" w:themeShade="BF"/>
    </w:rPr>
  </w:style>
  <w:style w:type="character" w:customStyle="1" w:styleId="167">
    <w:name w:val="Heading 6 Char"/>
    <w:basedOn w:val="30"/>
    <w:link w:val="7"/>
    <w:qFormat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30"/>
    <w:link w:val="8"/>
    <w:qFormat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30"/>
    <w:link w:val="9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30"/>
    <w:link w:val="10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30"/>
    <w:link w:val="27"/>
    <w:qFormat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30"/>
    <w:link w:val="21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30"/>
    <w:link w:val="17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5">
    <w:name w:val="List Paragraph"/>
    <w:basedOn w:val="1"/>
    <w:qFormat/>
    <w:uiPriority w:val="34"/>
    <w:pPr>
      <w:ind w:left="720"/>
      <w:contextualSpacing/>
    </w:pPr>
  </w:style>
  <w:style w:type="character" w:customStyle="1" w:styleId="176">
    <w:name w:val="Intense Emphasis"/>
    <w:basedOn w:val="30"/>
    <w:qFormat/>
    <w:uiPriority w:val="21"/>
    <w:rPr>
      <w:i/>
      <w:iCs/>
      <w:color w:val="2E54A1" w:themeColor="accent1" w:themeShade="BF"/>
    </w:rPr>
  </w:style>
  <w:style w:type="paragraph" w:styleId="177">
    <w:name w:val="Intense Quote"/>
    <w:basedOn w:val="1"/>
    <w:next w:val="1"/>
    <w:link w:val="178"/>
    <w:qFormat/>
    <w:uiPriority w:val="30"/>
    <w:pPr>
      <w:pBdr>
        <w:top w:val="single" w:color="2D54A0" w:themeColor="accent1" w:themeShade="BF" w:sz="4" w:space="10"/>
        <w:bottom w:val="single" w:color="2D54A0" w:themeColor="accent1" w:themeShade="BF" w:sz="4" w:space="10"/>
      </w:pBdr>
      <w:spacing w:before="360" w:after="360"/>
      <w:ind w:left="864" w:right="864"/>
      <w:jc w:val="center"/>
    </w:pPr>
    <w:rPr>
      <w:i/>
      <w:iCs/>
      <w:color w:val="2E54A1" w:themeColor="accent1" w:themeShade="BF"/>
    </w:rPr>
  </w:style>
  <w:style w:type="character" w:customStyle="1" w:styleId="178">
    <w:name w:val="Intense Quote Char"/>
    <w:basedOn w:val="30"/>
    <w:link w:val="177"/>
    <w:qFormat/>
    <w:uiPriority w:val="30"/>
    <w:rPr>
      <w:i/>
      <w:iCs/>
      <w:color w:val="2E54A1" w:themeColor="accent1" w:themeShade="BF"/>
    </w:rPr>
  </w:style>
  <w:style w:type="character" w:customStyle="1" w:styleId="179">
    <w:name w:val="Intense Reference"/>
    <w:basedOn w:val="30"/>
    <w:qFormat/>
    <w:uiPriority w:val="32"/>
    <w:rPr>
      <w:b/>
      <w:bCs/>
      <w:smallCaps/>
      <w:color w:val="2E54A1" w:themeColor="accent1" w:themeShade="BF"/>
      <w:spacing w:val="5"/>
    </w:rPr>
  </w:style>
  <w:style w:type="paragraph" w:styleId="180">
    <w:name w:val="No Spacing"/>
    <w:basedOn w:val="1"/>
    <w:qFormat/>
    <w:uiPriority w:val="1"/>
    <w:pPr>
      <w:spacing w:after="0" w:line="240" w:lineRule="auto"/>
    </w:pPr>
  </w:style>
  <w:style w:type="character" w:customStyle="1" w:styleId="181">
    <w:name w:val="Subtle Emphasis"/>
    <w:basedOn w:val="30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2">
    <w:name w:val="Subtle Reference"/>
    <w:basedOn w:val="30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3">
    <w:name w:val="Book Title"/>
    <w:basedOn w:val="30"/>
    <w:qFormat/>
    <w:uiPriority w:val="33"/>
    <w:rPr>
      <w:b/>
      <w:bCs/>
      <w:i/>
      <w:iCs/>
      <w:spacing w:val="5"/>
    </w:rPr>
  </w:style>
  <w:style w:type="character" w:customStyle="1" w:styleId="184">
    <w:name w:val="Header Char"/>
    <w:basedOn w:val="30"/>
    <w:link w:val="18"/>
    <w:qFormat/>
    <w:uiPriority w:val="99"/>
  </w:style>
  <w:style w:type="character" w:customStyle="1" w:styleId="185">
    <w:name w:val="Footer Char"/>
    <w:basedOn w:val="30"/>
    <w:link w:val="17"/>
    <w:qFormat/>
    <w:uiPriority w:val="99"/>
  </w:style>
  <w:style w:type="character" w:customStyle="1" w:styleId="186">
    <w:name w:val="Footnote Text Char"/>
    <w:basedOn w:val="30"/>
    <w:link w:val="22"/>
    <w:semiHidden/>
    <w:qFormat/>
    <w:uiPriority w:val="99"/>
    <w:rPr>
      <w:sz w:val="20"/>
      <w:szCs w:val="20"/>
    </w:rPr>
  </w:style>
  <w:style w:type="character" w:customStyle="1" w:styleId="187">
    <w:name w:val="Endnote Text Char"/>
    <w:basedOn w:val="30"/>
    <w:link w:val="16"/>
    <w:semiHidden/>
    <w:qFormat/>
    <w:uiPriority w:val="99"/>
    <w:rPr>
      <w:sz w:val="20"/>
      <w:szCs w:val="20"/>
    </w:rPr>
  </w:style>
  <w:style w:type="paragraph" w:customStyle="1" w:styleId="188">
    <w:name w:val="TOC Heading"/>
    <w:unhideWhenUsed/>
    <w:qFormat/>
    <w:uiPriority w:val="39"/>
    <w:rPr>
      <w:rFonts w:hint="default"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glossaryDocument" Target="glossary/document.xml"/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TEXT"/>
        <w:style w:val="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3fdb28f-6437-45e9-8a55-28e7531b06c6}"/>
      </w:docPartPr>
      <w:docPartBody>
        <w:p w14:paraId="43E15D7D">
          <w:r>
            <w:t>在这输入文字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name="footnote text"/>
    <w:lsdException w:qFormat="1" w:uiPriority="99" w:semiHidden="0" w:name="header"/>
    <w:lsdException w:qFormat="1" w:uiPriority="99" w:semiHidden="0" w:name="footer"/>
    <w:lsdException w:qFormat="1" w:uiPriority="35" w:semiHidden="0" w:name="caption"/>
    <w:lsdException w:qFormat="1" w:uiPriority="99" w:semiHidden="0" w:name="table of figures"/>
    <w:lsdException w:qFormat="1" w:uiPriority="99" w:name="footnote reference"/>
    <w:lsdException w:qFormat="1" w:uiPriority="99" w:name="endnote reference"/>
    <w:lsdException w:qFormat="1" w:uiPriority="99" w:name="endnote text"/>
    <w:lsdException w:qFormat="1" w:unhideWhenUsed="0" w:uiPriority="10" w:semiHidden="0" w:name="Title"/>
    <w:lsdException w:qFormat="1" w:uiPriority="1" w:name="Default Paragraph Font"/>
    <w:lsdException w:qFormat="1" w:unhideWhenUsed="0" w:uiPriority="11" w:semiHidden="0" w:name="Subtitle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Normal Table"/>
    <w:lsdException w:unhideWhenUsed="0" w:uiPriority="59" w:semiHidden="0" w:name="Table Grid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54A1" w:themeColor="accent1" w:themeShade="BF"/>
      <w:sz w:val="40"/>
      <w:szCs w:val="40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54A1" w:themeColor="accent1" w:themeShade="BF"/>
      <w:sz w:val="32"/>
      <w:szCs w:val="32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54A1" w:themeColor="accent1" w:themeShade="BF"/>
      <w:sz w:val="28"/>
      <w:szCs w:val="28"/>
    </w:rPr>
  </w:style>
  <w:style w:type="paragraph" w:styleId="5">
    <w:name w:val="heading 4"/>
    <w:basedOn w:val="1"/>
    <w:next w:val="1"/>
    <w:link w:val="142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54A1" w:themeColor="accent1" w:themeShade="BF"/>
    </w:rPr>
  </w:style>
  <w:style w:type="paragraph" w:styleId="6">
    <w:name w:val="heading 5"/>
    <w:basedOn w:val="1"/>
    <w:next w:val="1"/>
    <w:link w:val="143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54A1" w:themeColor="accent1" w:themeShade="BF"/>
    </w:rPr>
  </w:style>
  <w:style w:type="paragraph" w:styleId="7">
    <w:name w:val="heading 6"/>
    <w:basedOn w:val="1"/>
    <w:next w:val="1"/>
    <w:link w:val="144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45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46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47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4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5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9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0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5C6E9" w:themeColor="accent1" w:themeTint="67" w:sz="4" w:space="0"/>
        <w:left w:val="single" w:color="B5C6E9" w:themeColor="accent1" w:themeTint="67" w:sz="4" w:space="0"/>
        <w:bottom w:val="single" w:color="B5C6E9" w:themeColor="accent1" w:themeTint="67" w:sz="4" w:space="0"/>
        <w:right w:val="single" w:color="B5C6E9" w:themeColor="accent1" w:themeTint="67" w:sz="4" w:space="0"/>
        <w:insideH w:val="single" w:color="B5C6E9" w:themeColor="accent1" w:themeTint="67" w:sz="4" w:space="0"/>
        <w:insideV w:val="single" w:color="B5C6E9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4ADE0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5C6E9" w:themeColor="accent1" w:themeTint="67" w:sz="4" w:space="0"/>
          <w:left w:val="single" w:color="B5C6E9" w:themeColor="accent1" w:themeTint="67" w:sz="4" w:space="0"/>
          <w:bottom w:val="single" w:color="B5C6E9" w:themeColor="accent1" w:themeTint="67" w:sz="4" w:space="0"/>
          <w:right w:val="single" w:color="B5C6E9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2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8CCAA" w:themeColor="accent2" w:themeTint="67" w:sz="4" w:space="0"/>
        <w:left w:val="single" w:color="F8CCAA" w:themeColor="accent2" w:themeTint="67" w:sz="4" w:space="0"/>
        <w:bottom w:val="single" w:color="F8CCAA" w:themeColor="accent2" w:themeTint="67" w:sz="4" w:space="0"/>
        <w:right w:val="single" w:color="F8CCAA" w:themeColor="accent2" w:themeTint="67" w:sz="4" w:space="0"/>
        <w:insideH w:val="single" w:color="F8CCAA" w:themeColor="accent2" w:themeTint="67" w:sz="4" w:space="0"/>
        <w:insideV w:val="single" w:color="F8CCAA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5B585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8CCAA" w:themeColor="accent2" w:themeTint="67" w:sz="4" w:space="0"/>
          <w:left w:val="single" w:color="F8CCAA" w:themeColor="accent2" w:themeTint="67" w:sz="4" w:space="0"/>
          <w:bottom w:val="single" w:color="F8CCAA" w:themeColor="accent2" w:themeTint="67" w:sz="4" w:space="0"/>
          <w:right w:val="single" w:color="F8CCAA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3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FEE594" w:themeColor="accent3" w:themeTint="67" w:sz="4" w:space="0"/>
        <w:left w:val="single" w:color="FEE594" w:themeColor="accent3" w:themeTint="67" w:sz="4" w:space="0"/>
        <w:bottom w:val="single" w:color="FEE594" w:themeColor="accent3" w:themeTint="67" w:sz="4" w:space="0"/>
        <w:right w:val="single" w:color="FEE594" w:themeColor="accent3" w:themeTint="67" w:sz="4" w:space="0"/>
        <w:insideH w:val="single" w:color="FEE594" w:themeColor="accent3" w:themeTint="67" w:sz="4" w:space="0"/>
        <w:insideV w:val="single" w:color="FEE594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FDDA64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EE594" w:themeColor="accent3" w:themeTint="67" w:sz="4" w:space="0"/>
          <w:left w:val="single" w:color="FEE594" w:themeColor="accent3" w:themeTint="67" w:sz="4" w:space="0"/>
          <w:bottom w:val="single" w:color="FEE594" w:themeColor="accent3" w:themeTint="67" w:sz="4" w:space="0"/>
          <w:right w:val="single" w:color="FEE594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4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C7E4B2" w:themeColor="accent4" w:themeTint="67" w:sz="4" w:space="0"/>
        <w:left w:val="single" w:color="C7E4B2" w:themeColor="accent4" w:themeTint="67" w:sz="4" w:space="0"/>
        <w:bottom w:val="single" w:color="C7E4B2" w:themeColor="accent4" w:themeTint="67" w:sz="4" w:space="0"/>
        <w:right w:val="single" w:color="C7E4B2" w:themeColor="accent4" w:themeTint="67" w:sz="4" w:space="0"/>
        <w:insideH w:val="single" w:color="C7E4B2" w:themeColor="accent4" w:themeTint="67" w:sz="4" w:space="0"/>
        <w:insideV w:val="single" w:color="C7E4B2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AED890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7E4B2" w:themeColor="accent4" w:themeTint="67" w:sz="4" w:space="0"/>
          <w:left w:val="single" w:color="C7E4B2" w:themeColor="accent4" w:themeTint="67" w:sz="4" w:space="0"/>
          <w:bottom w:val="single" w:color="C7E4B2" w:themeColor="accent4" w:themeTint="67" w:sz="4" w:space="0"/>
          <w:right w:val="single" w:color="C7E4B2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5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A7E9E3" w:themeColor="accent5" w:themeTint="67" w:sz="4" w:space="0"/>
        <w:left w:val="single" w:color="A7E9E3" w:themeColor="accent5" w:themeTint="67" w:sz="4" w:space="0"/>
        <w:bottom w:val="single" w:color="A7E9E3" w:themeColor="accent5" w:themeTint="67" w:sz="4" w:space="0"/>
        <w:right w:val="single" w:color="A7E9E3" w:themeColor="accent5" w:themeTint="67" w:sz="4" w:space="0"/>
        <w:insideH w:val="single" w:color="A7E9E3" w:themeColor="accent5" w:themeTint="67" w:sz="4" w:space="0"/>
        <w:insideV w:val="single" w:color="A7E9E3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80DFD7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7E9E3" w:themeColor="accent5" w:themeTint="67" w:sz="4" w:space="0"/>
          <w:left w:val="single" w:color="A7E9E3" w:themeColor="accent5" w:themeTint="67" w:sz="4" w:space="0"/>
          <w:bottom w:val="single" w:color="A7E9E3" w:themeColor="accent5" w:themeTint="67" w:sz="4" w:space="0"/>
          <w:right w:val="single" w:color="A7E9E3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6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4B6BD" w:themeColor="accent6" w:themeTint="67" w:sz="4" w:space="0"/>
        <w:left w:val="single" w:color="F4B6BD" w:themeColor="accent6" w:themeTint="67" w:sz="4" w:space="0"/>
        <w:bottom w:val="single" w:color="F4B6BD" w:themeColor="accent6" w:themeTint="67" w:sz="4" w:space="0"/>
        <w:right w:val="single" w:color="F4B6BD" w:themeColor="accent6" w:themeTint="67" w:sz="4" w:space="0"/>
        <w:insideH w:val="single" w:color="F4B6BD" w:themeColor="accent6" w:themeTint="67" w:sz="4" w:space="0"/>
        <w:insideV w:val="single" w:color="F4B6BD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EF96A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6BD" w:themeColor="accent6" w:themeTint="67" w:sz="4" w:space="0"/>
          <w:left w:val="single" w:color="F4B6BD" w:themeColor="accent6" w:themeTint="67" w:sz="4" w:space="0"/>
          <w:bottom w:val="single" w:color="F4B6BD" w:themeColor="accent6" w:themeTint="67" w:sz="4" w:space="0"/>
          <w:right w:val="single" w:color="F4B6BD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7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8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77FCF" w:themeColor="accent1" w:themeTint="EA" w:sz="4" w:space="0"/>
        <w:insideH w:val="single" w:color="577FCF" w:themeColor="accent1" w:themeTint="EA" w:sz="4" w:space="0"/>
        <w:insideV w:val="single" w:color="577FCF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77FCF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77FCF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9E2F4" w:themeColor="accent1" w:themeTint="34" w:fill="D9E2F4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9E2F4" w:themeColor="accent1" w:themeTint="34" w:fill="D9E2F4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9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483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483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0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3BA02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3BA02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1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BD78C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BD78C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2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30C0B4" w:themeColor="accent5" w:sz="4" w:space="0"/>
        <w:insideH w:val="single" w:color="30C0B4" w:themeColor="accent5" w:sz="4" w:space="0"/>
        <w:insideV w:val="single" w:color="30C0B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30C0B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30C0B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3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E54C5E" w:themeColor="accent6" w:sz="4" w:space="0"/>
        <w:insideH w:val="single" w:color="E54C5E" w:themeColor="accent6" w:sz="4" w:space="0"/>
        <w:insideV w:val="single" w:color="E54C5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E54C5E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E54C5E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4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5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77FCF" w:themeColor="accent1" w:themeTint="EA" w:sz="4" w:space="0"/>
        <w:insideH w:val="single" w:color="577FCF" w:themeColor="accent1" w:themeTint="EA" w:sz="4" w:space="0"/>
        <w:insideV w:val="single" w:color="577FCF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9E2F4" w:themeColor="accent1" w:themeTint="34" w:fill="D9E2F4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9E2F4" w:themeColor="accent1" w:themeTint="34" w:fill="D9E2F4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6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7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8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30C0B4" w:themeColor="accent5" w:sz="4" w:space="0"/>
        <w:insideH w:val="single" w:color="30C0B4" w:themeColor="accent5" w:sz="4" w:space="0"/>
        <w:insideV w:val="single" w:color="30C0B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E54C5E" w:themeColor="accent6" w:sz="4" w:space="0"/>
        <w:insideH w:val="single" w:color="E54C5E" w:themeColor="accent6" w:sz="4" w:space="0"/>
        <w:insideV w:val="single" w:color="E54C5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97B0E1" w:themeColor="accent1" w:themeTint="90" w:sz="4" w:space="0"/>
        <w:left w:val="single" w:color="97B0E1" w:themeColor="accent1" w:themeTint="90" w:sz="4" w:space="0"/>
        <w:bottom w:val="single" w:color="97B0E1" w:themeColor="accent1" w:themeTint="90" w:sz="4" w:space="0"/>
        <w:right w:val="single" w:color="97B0E1" w:themeColor="accent1" w:themeTint="90" w:sz="4" w:space="0"/>
        <w:insideH w:val="single" w:color="97B0E1" w:themeColor="accent1" w:themeTint="90" w:sz="4" w:space="0"/>
        <w:insideV w:val="single" w:color="97B0E1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77FCF" w:themeColor="accent1" w:themeTint="EA" w:sz="4" w:space="0"/>
          <w:left w:val="single" w:color="577FCF" w:themeColor="accent1" w:themeTint="EA" w:sz="4" w:space="0"/>
          <w:bottom w:val="single" w:color="577FCF" w:themeColor="accent1" w:themeTint="EA" w:sz="4" w:space="0"/>
          <w:right w:val="single" w:color="577FCF" w:themeColor="accent1" w:themeTint="EA" w:sz="4" w:space="0"/>
        </w:tcBorders>
        <w:shd w:val="clear" w:color="577FCF" w:themeColor="accent1" w:themeTint="EA" w:fill="577FCF" w:themeFill="accent1" w:themeFillTint="EA"/>
      </w:tcPr>
    </w:tblStylePr>
    <w:tblStylePr w:type="lastRow">
      <w:rPr>
        <w:b/>
        <w:color w:val="404040"/>
      </w:rPr>
      <w:tcPr>
        <w:tcBorders>
          <w:top w:val="single" w:color="577FCF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3F4" w:themeColor="accent1" w:themeTint="32" w:fill="DBE3F4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BE3F4" w:themeColor="accent1" w:themeTint="32" w:fill="DBE3F4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F5B889" w:themeColor="accent2" w:themeTint="90" w:sz="4" w:space="0"/>
        <w:left w:val="single" w:color="F5B889" w:themeColor="accent2" w:themeTint="90" w:sz="4" w:space="0"/>
        <w:bottom w:val="single" w:color="F5B889" w:themeColor="accent2" w:themeTint="90" w:sz="4" w:space="0"/>
        <w:right w:val="single" w:color="F5B889" w:themeColor="accent2" w:themeTint="90" w:sz="4" w:space="0"/>
        <w:insideH w:val="single" w:color="F5B889" w:themeColor="accent2" w:themeTint="90" w:sz="4" w:space="0"/>
        <w:insideV w:val="single" w:color="F5B889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483" w:themeColor="accent2" w:themeTint="97" w:sz="4" w:space="0"/>
          <w:left w:val="single" w:color="F4B483" w:themeColor="accent2" w:themeTint="97" w:sz="4" w:space="0"/>
          <w:bottom w:val="single" w:color="F4B483" w:themeColor="accent2" w:themeTint="97" w:sz="4" w:space="0"/>
          <w:right w:val="single" w:color="F4B483" w:themeColor="accent2" w:themeTint="97" w:sz="4" w:space="0"/>
        </w:tcBorders>
        <w:shd w:val="clear" w:color="F4B483" w:themeColor="accent2" w:themeTint="97" w:fill="F4B483" w:themeFill="accent2" w:themeFillTint="97"/>
      </w:tcPr>
    </w:tblStylePr>
    <w:tblStylePr w:type="lastRow">
      <w:rPr>
        <w:b/>
        <w:color w:val="404040"/>
      </w:rPr>
      <w:tcPr>
        <w:tcBorders>
          <w:top w:val="single" w:color="F4B483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FDDB6A" w:themeColor="accent3" w:themeTint="90" w:sz="4" w:space="0"/>
        <w:left w:val="single" w:color="FDDB6A" w:themeColor="accent3" w:themeTint="90" w:sz="4" w:space="0"/>
        <w:bottom w:val="single" w:color="FDDB6A" w:themeColor="accent3" w:themeTint="90" w:sz="4" w:space="0"/>
        <w:right w:val="single" w:color="FDDB6A" w:themeColor="accent3" w:themeTint="90" w:sz="4" w:space="0"/>
        <w:insideH w:val="single" w:color="FDDB6A" w:themeColor="accent3" w:themeTint="90" w:sz="4" w:space="0"/>
        <w:insideV w:val="single" w:color="FDDB6A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3BA02" w:themeColor="accent3" w:themeTint="FE" w:sz="4" w:space="0"/>
          <w:left w:val="single" w:color="F3BA02" w:themeColor="accent3" w:themeTint="FE" w:sz="4" w:space="0"/>
          <w:bottom w:val="single" w:color="F3BA02" w:themeColor="accent3" w:themeTint="FE" w:sz="4" w:space="0"/>
          <w:right w:val="single" w:color="F3BA02" w:themeColor="accent3" w:themeTint="FE" w:sz="4" w:space="0"/>
        </w:tcBorders>
        <w:shd w:val="clear" w:color="F3BA02" w:themeColor="accent3" w:themeTint="FE" w:fill="F3BA02" w:themeFill="accent3" w:themeFillTint="FE"/>
      </w:tcPr>
    </w:tblStylePr>
    <w:tblStylePr w:type="lastRow">
      <w:rPr>
        <w:b/>
        <w:color w:val="404040"/>
      </w:rPr>
      <w:tcPr>
        <w:tcBorders>
          <w:top w:val="single" w:color="F3BA02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B1D994" w:themeColor="accent4" w:themeTint="90" w:sz="4" w:space="0"/>
        <w:left w:val="single" w:color="B1D994" w:themeColor="accent4" w:themeTint="90" w:sz="4" w:space="0"/>
        <w:bottom w:val="single" w:color="B1D994" w:themeColor="accent4" w:themeTint="90" w:sz="4" w:space="0"/>
        <w:right w:val="single" w:color="B1D994" w:themeColor="accent4" w:themeTint="90" w:sz="4" w:space="0"/>
        <w:insideH w:val="single" w:color="B1D994" w:themeColor="accent4" w:themeTint="90" w:sz="4" w:space="0"/>
        <w:insideV w:val="single" w:color="B1D99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BD78C" w:themeColor="accent4" w:themeTint="9A" w:sz="4" w:space="0"/>
          <w:left w:val="single" w:color="ABD78C" w:themeColor="accent4" w:themeTint="9A" w:sz="4" w:space="0"/>
          <w:bottom w:val="single" w:color="ABD78C" w:themeColor="accent4" w:themeTint="9A" w:sz="4" w:space="0"/>
          <w:right w:val="single" w:color="ABD78C" w:themeColor="accent4" w:themeTint="9A" w:sz="4" w:space="0"/>
        </w:tcBorders>
        <w:shd w:val="clear" w:color="ABD78C" w:themeColor="accent4" w:themeTint="9A" w:fill="ABD78C" w:themeFill="accent4" w:themeFillTint="9A"/>
      </w:tcPr>
    </w:tblStylePr>
    <w:tblStylePr w:type="lastRow">
      <w:rPr>
        <w:b/>
        <w:color w:val="404040"/>
      </w:rPr>
      <w:tcPr>
        <w:tcBorders>
          <w:top w:val="single" w:color="ABD78C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85E0D8" w:themeColor="accent5" w:themeTint="90" w:sz="4" w:space="0"/>
        <w:left w:val="single" w:color="85E0D8" w:themeColor="accent5" w:themeTint="90" w:sz="4" w:space="0"/>
        <w:bottom w:val="single" w:color="85E0D8" w:themeColor="accent5" w:themeTint="90" w:sz="4" w:space="0"/>
        <w:right w:val="single" w:color="85E0D8" w:themeColor="accent5" w:themeTint="90" w:sz="4" w:space="0"/>
        <w:insideH w:val="single" w:color="85E0D8" w:themeColor="accent5" w:themeTint="90" w:sz="4" w:space="0"/>
        <w:insideV w:val="single" w:color="85E0D8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30C0B4" w:themeColor="accent5" w:sz="4" w:space="0"/>
          <w:left w:val="single" w:color="30C0B4" w:themeColor="accent5" w:sz="4" w:space="0"/>
          <w:bottom w:val="single" w:color="30C0B4" w:themeColor="accent5" w:sz="4" w:space="0"/>
          <w:right w:val="single" w:color="30C0B4" w:themeColor="accent5" w:sz="4" w:space="0"/>
        </w:tcBorders>
        <w:shd w:val="clear" w:color="30C0B4" w:themeColor="accent5" w:fill="30C0B4" w:themeFill="accent5"/>
      </w:tcPr>
    </w:tblStylePr>
    <w:tblStylePr w:type="lastRow">
      <w:rPr>
        <w:b/>
        <w:color w:val="404040"/>
      </w:rPr>
      <w:tcPr>
        <w:tcBorders>
          <w:top w:val="single" w:color="30C0B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F099A4" w:themeColor="accent6" w:themeTint="90" w:sz="4" w:space="0"/>
        <w:left w:val="single" w:color="F099A4" w:themeColor="accent6" w:themeTint="90" w:sz="4" w:space="0"/>
        <w:bottom w:val="single" w:color="F099A4" w:themeColor="accent6" w:themeTint="90" w:sz="4" w:space="0"/>
        <w:right w:val="single" w:color="F099A4" w:themeColor="accent6" w:themeTint="90" w:sz="4" w:space="0"/>
        <w:insideH w:val="single" w:color="F099A4" w:themeColor="accent6" w:themeTint="90" w:sz="4" w:space="0"/>
        <w:insideV w:val="single" w:color="F099A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E54C5E" w:themeColor="accent6" w:sz="4" w:space="0"/>
          <w:left w:val="single" w:color="E54C5E" w:themeColor="accent6" w:sz="4" w:space="0"/>
          <w:bottom w:val="single" w:color="E54C5E" w:themeColor="accent6" w:sz="4" w:space="0"/>
          <w:right w:val="single" w:color="E54C5E" w:themeColor="accent6" w:sz="4" w:space="0"/>
        </w:tcBorders>
        <w:shd w:val="clear" w:color="E54C5E" w:themeColor="accent6" w:fill="E54C5E" w:themeFill="accent6"/>
      </w:tcPr>
    </w:tblStylePr>
    <w:tblStylePr w:type="lastRow">
      <w:rPr>
        <w:b/>
        <w:color w:val="404040"/>
      </w:rPr>
      <w:tcPr>
        <w:tcBorders>
          <w:top w:val="single" w:color="E54C5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874CB" w:themeColor="accent1" w:fill="4874CB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874CB" w:themeColor="accent1" w:fill="4874CB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874CB" w:themeColor="accent1" w:fill="4874CB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874CB" w:themeColor="accent1" w:fill="4874CB" w:themeFill="accent1"/>
      </w:tcPr>
    </w:tblStylePr>
    <w:tblStylePr w:type="band1Vert">
      <w:tcPr>
        <w:shd w:val="clear" w:color="ABBFE7" w:themeColor="accent1" w:themeTint="75" w:fill="ABBFE7" w:themeFill="accent1" w:themeFillTint="75"/>
      </w:tcPr>
    </w:tblStylePr>
    <w:tblStylePr w:type="band2Vert"/>
    <w:tblStylePr w:type="band1Horz">
      <w:tcPr>
        <w:shd w:val="clear" w:color="ABBFE7" w:themeColor="accent1" w:themeTint="75" w:fill="ABBFE7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E822F" w:themeColor="accent2" w:fill="EE822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E822F" w:themeColor="accent2" w:fill="EE822F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E822F" w:themeColor="accent2" w:fill="EE822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E822F" w:themeColor="accent2" w:fill="EE822F" w:themeFill="accent2"/>
      </w:tcPr>
    </w:tblStylePr>
    <w:tblStylePr w:type="band1Vert">
      <w:tcPr>
        <w:shd w:val="clear" w:color="F7C59F" w:themeColor="accent2" w:themeTint="75" w:fill="F7C59F" w:themeFill="accent2" w:themeFillTint="75"/>
      </w:tcPr>
    </w:tblStylePr>
    <w:tblStylePr w:type="band2Vert"/>
    <w:tblStylePr w:type="band1Horz">
      <w:tcPr>
        <w:shd w:val="clear" w:color="F7C59F" w:themeColor="accent2" w:themeTint="75" w:fill="F7C59F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2BA02" w:themeColor="accent3" w:fill="F2BA02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2BA02" w:themeColor="accent3" w:fill="F2BA02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2BA02" w:themeColor="accent3" w:fill="F2BA02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2BA02" w:themeColor="accent3" w:fill="F2BA02" w:themeFill="accent3"/>
      </w:tcPr>
    </w:tblStylePr>
    <w:tblStylePr w:type="band1Vert">
      <w:tcPr>
        <w:shd w:val="clear" w:color="FDE185" w:themeColor="accent3" w:themeTint="75" w:fill="FDE185" w:themeFill="accent3" w:themeFillTint="75"/>
      </w:tcPr>
    </w:tblStylePr>
    <w:tblStylePr w:type="band2Vert"/>
    <w:tblStylePr w:type="band1Horz">
      <w:tcPr>
        <w:shd w:val="clear" w:color="FDE185" w:themeColor="accent3" w:themeTint="75" w:fill="FDE185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5BD42" w:themeColor="accent4" w:fill="75BD4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5BD42" w:themeColor="accent4" w:fill="75BD4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5BD42" w:themeColor="accent4" w:fill="75BD4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5BD42" w:themeColor="accent4" w:fill="75BD42" w:themeFill="accent4"/>
      </w:tcPr>
    </w:tblStylePr>
    <w:tblStylePr w:type="band1Vert">
      <w:tcPr>
        <w:shd w:val="clear" w:color="BFE0A8" w:themeColor="accent4" w:themeTint="75" w:fill="BFE0A8" w:themeFill="accent4" w:themeFillTint="75"/>
      </w:tcPr>
    </w:tblStylePr>
    <w:tblStylePr w:type="band2Vert"/>
    <w:tblStylePr w:type="band1Horz">
      <w:tcPr>
        <w:shd w:val="clear" w:color="BFE0A8" w:themeColor="accent4" w:themeTint="75" w:fill="BFE0A8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30C0B4" w:themeColor="accent5" w:fill="30C0B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30C0B4" w:themeColor="accent5" w:fill="30C0B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30C0B4" w:themeColor="accent5" w:fill="30C0B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30C0B4" w:themeColor="accent5" w:fill="30C0B4" w:themeFill="accent5"/>
      </w:tcPr>
    </w:tblStylePr>
    <w:tblStylePr w:type="band1Vert">
      <w:tcPr>
        <w:shd w:val="clear" w:color="9BE6E0" w:themeColor="accent5" w:themeTint="75" w:fill="9BE6E0" w:themeFill="accent5" w:themeFillTint="75"/>
      </w:tcPr>
    </w:tblStylePr>
    <w:tblStylePr w:type="band2Vert"/>
    <w:tblStylePr w:type="band1Horz">
      <w:tcPr>
        <w:shd w:val="clear" w:color="9BE6E0" w:themeColor="accent5" w:themeTint="75" w:fill="9BE6E0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54C5E" w:themeColor="accent6" w:fill="E54C5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54C5E" w:themeColor="accent6" w:fill="E54C5E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54C5E" w:themeColor="accent6" w:fill="E54C5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54C5E" w:themeColor="accent6" w:fill="E54C5E" w:themeFill="accent6"/>
      </w:tcPr>
    </w:tblStylePr>
    <w:tblStylePr w:type="band1Vert">
      <w:tcPr>
        <w:shd w:val="clear" w:color="F3ACB5" w:themeColor="accent6" w:themeTint="75" w:fill="F3ACB5" w:themeFill="accent6" w:themeFillTint="75"/>
      </w:tcPr>
    </w:tblStylePr>
    <w:tblStylePr w:type="band2Vert"/>
    <w:tblStylePr w:type="band1Horz">
      <w:tcPr>
        <w:shd w:val="clear" w:color="F3ACB5" w:themeColor="accent6" w:themeTint="75" w:fill="F3ACB5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56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3B9E4" w:themeColor="accent1" w:themeTint="80" w:sz="4" w:space="0"/>
        <w:left w:val="single" w:color="A3B9E4" w:themeColor="accent1" w:themeTint="80" w:sz="4" w:space="0"/>
        <w:bottom w:val="single" w:color="A3B9E4" w:themeColor="accent1" w:themeTint="80" w:sz="4" w:space="0"/>
        <w:right w:val="single" w:color="A3B9E4" w:themeColor="accent1" w:themeTint="80" w:sz="4" w:space="0"/>
        <w:insideH w:val="single" w:color="A3B9E4" w:themeColor="accent1" w:themeTint="80" w:sz="4" w:space="0"/>
        <w:insideV w:val="single" w:color="A3B9E4" w:themeColor="accent1" w:themeTint="80" w:sz="4" w:space="0"/>
      </w:tblBorders>
    </w:tblPr>
    <w:tblStylePr w:type="firstRow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3B9E4" w:themeColor="accent1" w:themeTint="80" w:sz="12" w:space="0"/>
        </w:tcBorders>
      </w:tcPr>
    </w:tblStylePr>
    <w:tblStylePr w:type="lastRow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9E2F4" w:themeColor="accent1" w:themeTint="34" w:fill="D9E2F4" w:themeFill="accent1" w:themeFillTint="34"/>
      </w:tcPr>
    </w:tblStylePr>
    <w:tblStylePr w:type="band2Vert"/>
    <w:tblStylePr w:type="band1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9E2F4" w:themeColor="accent1" w:themeTint="34" w:fill="D9E2F4" w:themeFill="accent1" w:themeFillTint="34"/>
      </w:tcPr>
    </w:tblStylePr>
    <w:tblStylePr w:type="band2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57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483" w:themeColor="accent2" w:themeTint="97" w:sz="4" w:space="0"/>
        <w:left w:val="single" w:color="F4B483" w:themeColor="accent2" w:themeTint="97" w:sz="4" w:space="0"/>
        <w:bottom w:val="single" w:color="F4B483" w:themeColor="accent2" w:themeTint="97" w:sz="4" w:space="0"/>
        <w:right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483" w:themeColor="accent2" w:themeTint="97" w:sz="12" w:space="0"/>
        </w:tcBorders>
      </w:tcPr>
    </w:tblStylePr>
    <w:tblStylePr w:type="la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6D6" w:themeColor="accent2" w:themeTint="32" w:fill="FBE6D6" w:themeFill="accent2" w:themeFillTint="32"/>
      </w:tcPr>
    </w:tblStylePr>
    <w:tblStylePr w:type="band2Vert"/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6D6" w:themeColor="accent2" w:themeTint="32" w:fill="FBE6D6" w:themeFill="accent2" w:themeFillTint="32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58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F3BA02" w:themeColor="accent3" w:themeTint="FE" w:sz="4" w:space="0"/>
        <w:left w:val="single" w:color="F3BA02" w:themeColor="accent3" w:themeTint="FE" w:sz="4" w:space="0"/>
        <w:bottom w:val="single" w:color="F3BA02" w:themeColor="accent3" w:themeTint="FE" w:sz="4" w:space="0"/>
        <w:right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F3BA02" w:themeColor="accent3" w:themeTint="FE" w:sz="12" w:space="0"/>
        </w:tcBorders>
      </w:tcPr>
    </w:tblStylePr>
    <w:tblStylePr w:type="lastRow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FEF2C9" w:themeColor="accent3" w:themeTint="34" w:fill="FEF2C9" w:themeFill="accent3" w:themeFillTint="34"/>
      </w:tcPr>
    </w:tblStylePr>
    <w:tblStylePr w:type="band2Vert"/>
    <w:tblStylePr w:type="band1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EF2C9" w:themeColor="accent3" w:themeTint="34" w:fill="FEF2C9" w:themeFill="accent3" w:themeFillTint="34"/>
      </w:tcPr>
    </w:tblStylePr>
    <w:tblStylePr w:type="band2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59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ABD78C" w:themeColor="accent4" w:themeTint="9A" w:sz="4" w:space="0"/>
        <w:left w:val="single" w:color="ABD78C" w:themeColor="accent4" w:themeTint="9A" w:sz="4" w:space="0"/>
        <w:bottom w:val="single" w:color="ABD78C" w:themeColor="accent4" w:themeTint="9A" w:sz="4" w:space="0"/>
        <w:right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ABD78C" w:themeColor="accent4" w:themeTint="9A" w:sz="12" w:space="0"/>
        </w:tcBorders>
      </w:tcPr>
    </w:tblStylePr>
    <w:tblStylePr w:type="la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2F1D8" w:themeColor="accent4" w:themeTint="34" w:fill="E2F1D8" w:themeFill="accent4" w:themeFillTint="34"/>
      </w:tcPr>
    </w:tblStylePr>
    <w:tblStylePr w:type="band2Vert"/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2F1D8" w:themeColor="accent4" w:themeTint="34" w:fill="E2F1D8" w:themeFill="accent4" w:themeFillTint="34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60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30C0B4" w:themeColor="accent5" w:sz="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30C0B4" w:themeColor="accent5" w:sz="4" w:space="0"/>
        <w:insideV w:val="single" w:color="30C0B4" w:themeColor="accent5" w:sz="4" w:space="0"/>
      </w:tblBorders>
    </w:tblPr>
    <w:tblStylePr w:type="firstRow">
      <w:rPr>
        <w:b/>
        <w:color w:val="1C6F68" w:themeColor="accent5" w:themeShade="94"/>
      </w:rPr>
      <w:tcPr>
        <w:tcBorders>
          <w:bottom w:val="single" w:color="30C0B4" w:themeColor="accent5" w:sz="12" w:space="0"/>
        </w:tcBorders>
      </w:tcPr>
    </w:tblStylePr>
    <w:tblStylePr w:type="lastRow">
      <w:rPr>
        <w:b/>
        <w:color w:val="1C6F68" w:themeColor="accent5" w:themeShade="94"/>
      </w:rPr>
    </w:tblStylePr>
    <w:tblStylePr w:type="firstCol">
      <w:rPr>
        <w:b/>
        <w:color w:val="1C6F68" w:themeColor="accent5" w:themeShade="94"/>
      </w:rPr>
    </w:tblStylePr>
    <w:tblStylePr w:type="lastCol">
      <w:rPr>
        <w:b/>
        <w:color w:val="1C6F68" w:themeColor="accent5" w:themeShade="94"/>
      </w:rPr>
    </w:tblStylePr>
    <w:tblStylePr w:type="band1Vert">
      <w:tcPr>
        <w:shd w:val="clear" w:color="D2F3F1" w:themeColor="accent5" w:themeTint="34" w:fill="D2F3F1" w:themeFill="accent5" w:themeFillTint="34"/>
      </w:tcPr>
    </w:tblStylePr>
    <w:tblStylePr w:type="band2Vert"/>
    <w:tblStylePr w:type="band1Horz">
      <w:rPr>
        <w:rFonts w:ascii="Arial" w:hAnsi="Arial"/>
        <w:color w:val="1C6F68" w:themeColor="accent5" w:themeShade="94"/>
        <w:sz w:val="22"/>
      </w:rPr>
      <w:tcPr>
        <w:shd w:val="clear" w:color="D2F3F1" w:themeColor="accent5" w:themeTint="34" w:fill="D2F3F1" w:themeFill="accent5" w:themeFillTint="34"/>
      </w:tcPr>
    </w:tblStylePr>
    <w:tblStylePr w:type="band2Horz">
      <w:rPr>
        <w:rFonts w:ascii="Arial" w:hAnsi="Arial"/>
        <w:color w:val="1C6F6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61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E54C5E" w:themeColor="accent6" w:sz="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E54C5E" w:themeColor="accent6" w:sz="4" w:space="0"/>
        <w:insideV w:val="single" w:color="E54C5E" w:themeColor="accent6" w:sz="4" w:space="0"/>
      </w:tblBorders>
    </w:tblPr>
    <w:tblStylePr w:type="firstRow">
      <w:rPr>
        <w:b/>
        <w:color w:val="1C6F68" w:themeColor="accent5" w:themeShade="94"/>
      </w:rPr>
      <w:tcPr>
        <w:tcBorders>
          <w:bottom w:val="single" w:color="E54C5E" w:themeColor="accent6" w:sz="12" w:space="0"/>
        </w:tcBorders>
      </w:tcPr>
    </w:tblStylePr>
    <w:tblStylePr w:type="lastRow">
      <w:rPr>
        <w:b/>
        <w:color w:val="1C6F68" w:themeColor="accent5" w:themeShade="94"/>
      </w:rPr>
    </w:tblStylePr>
    <w:tblStylePr w:type="firstCol">
      <w:rPr>
        <w:b/>
        <w:color w:val="1C6F68" w:themeColor="accent5" w:themeShade="94"/>
      </w:rPr>
    </w:tblStylePr>
    <w:tblStylePr w:type="lastCol">
      <w:rPr>
        <w:b/>
        <w:color w:val="1C6F68" w:themeColor="accent5" w:themeShade="94"/>
      </w:rPr>
    </w:tblStylePr>
    <w:tblStylePr w:type="band1Vert">
      <w:tcPr>
        <w:shd w:val="clear" w:color="F9DADE" w:themeColor="accent6" w:themeTint="34" w:fill="F9DADE" w:themeFill="accent6" w:themeFillTint="34"/>
      </w:tcPr>
    </w:tblStylePr>
    <w:tblStylePr w:type="band2Vert"/>
    <w:tblStylePr w:type="band1Horz">
      <w:rPr>
        <w:rFonts w:ascii="Arial" w:hAnsi="Arial"/>
        <w:color w:val="1C6F68" w:themeColor="accent5" w:themeShade="94"/>
        <w:sz w:val="22"/>
      </w:rPr>
      <w:tcPr>
        <w:shd w:val="clear" w:color="F9DADE" w:themeColor="accent6" w:themeTint="34" w:fill="F9DADE" w:themeFill="accent6" w:themeFillTint="34"/>
      </w:tcPr>
    </w:tblStylePr>
    <w:tblStylePr w:type="band2Horz">
      <w:rPr>
        <w:rFonts w:ascii="Arial" w:hAnsi="Arial"/>
        <w:color w:val="1C6F6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62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63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3B9E4" w:themeColor="accent1" w:themeTint="80" w:sz="4" w:space="0"/>
        <w:right w:val="single" w:color="A3B9E4" w:themeColor="accent1" w:themeTint="80" w:sz="4" w:space="0"/>
        <w:insideH w:val="single" w:color="A3B9E4" w:themeColor="accent1" w:themeTint="80" w:sz="4" w:space="0"/>
        <w:insideV w:val="single" w:color="A3B9E4" w:themeColor="accent1" w:themeTint="80" w:sz="4" w:space="0"/>
      </w:tblBorders>
    </w:tblPr>
    <w:tblStylePr w:type="firstRow">
      <w:rPr>
        <w:rFonts w:ascii="Arial" w:hAnsi="Arial"/>
        <w:b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3B9E4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3B9E4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3B9E4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3B9E4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9E2F4" w:themeColor="accent1" w:themeTint="34" w:fill="D9E2F4" w:themeFill="accent1" w:themeFillTint="34"/>
      </w:tcPr>
    </w:tblStylePr>
    <w:tblStylePr w:type="band2Vert"/>
    <w:tblStylePr w:type="band1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9E2F4" w:themeColor="accent1" w:themeTint="34" w:fill="D9E2F4" w:themeFill="accent1" w:themeFillTint="34"/>
      </w:tcPr>
    </w:tblStylePr>
    <w:tblStylePr w:type="band2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64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483" w:themeColor="accent2" w:themeTint="97" w:sz="4" w:space="0"/>
        <w:right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rFonts w:ascii="Arial" w:hAnsi="Arial"/>
        <w:b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483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483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483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483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6D6" w:themeColor="accent2" w:themeTint="32" w:fill="FBE6D6" w:themeFill="accent2" w:themeFillTint="32"/>
      </w:tcPr>
    </w:tblStylePr>
    <w:tblStylePr w:type="band2Vert"/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6D6" w:themeColor="accent2" w:themeTint="32" w:fill="FBE6D6" w:themeFill="accent2" w:themeFillTint="32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65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F3BA02" w:themeColor="accent3" w:themeTint="FE" w:sz="4" w:space="0"/>
        <w:right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rFonts w:ascii="Arial" w:hAnsi="Arial"/>
        <w:b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F3BA02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F3BA02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F3BA02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F3BA02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9" w:themeColor="accent3" w:themeTint="34" w:fill="FEF2C9" w:themeFill="accent3" w:themeFillTint="34"/>
      </w:tcPr>
    </w:tblStylePr>
    <w:tblStylePr w:type="band2Vert"/>
    <w:tblStylePr w:type="band1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EF2C9" w:themeColor="accent3" w:themeTint="34" w:fill="FEF2C9" w:themeFill="accent3" w:themeFillTint="34"/>
      </w:tcPr>
    </w:tblStylePr>
    <w:tblStylePr w:type="band2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66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ABD78C" w:themeColor="accent4" w:themeTint="9A" w:sz="4" w:space="0"/>
        <w:right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rFonts w:ascii="Arial" w:hAnsi="Arial"/>
        <w:b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BD78C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ABD78C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BD78C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BD78C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2F1D8" w:themeColor="accent4" w:themeTint="34" w:fill="E2F1D8" w:themeFill="accent4" w:themeFillTint="34"/>
      </w:tcPr>
    </w:tblStylePr>
    <w:tblStylePr w:type="band2Vert"/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2F1D8" w:themeColor="accent4" w:themeTint="34" w:fill="E2F1D8" w:themeFill="accent4" w:themeFillTint="34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67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85E0D8" w:themeColor="accent5" w:themeTint="90" w:sz="4" w:space="0"/>
        <w:right w:val="single" w:color="85E0D8" w:themeColor="accent5" w:themeTint="90" w:sz="4" w:space="0"/>
        <w:insideH w:val="single" w:color="85E0D8" w:themeColor="accent5" w:themeTint="90" w:sz="4" w:space="0"/>
        <w:insideV w:val="single" w:color="85E0D8" w:themeColor="accent5" w:themeTint="90" w:sz="4" w:space="0"/>
      </w:tblBorders>
    </w:tblPr>
    <w:tblStylePr w:type="firstRow">
      <w:rPr>
        <w:rFonts w:ascii="Arial" w:hAnsi="Arial"/>
        <w:b/>
        <w:color w:val="1C6F68" w:themeColor="accent5" w:themeShade="94"/>
        <w:sz w:val="22"/>
      </w:rPr>
      <w:tcPr>
        <w:tcBorders>
          <w:top w:val="nil"/>
          <w:left w:val="nil"/>
          <w:bottom w:val="single" w:color="85E0D8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C6F68" w:themeColor="accent5" w:themeShade="94"/>
        <w:sz w:val="22"/>
      </w:rPr>
      <w:tcPr>
        <w:tcBorders>
          <w:top w:val="single" w:color="85E0D8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C6F68" w:themeColor="accent5" w:themeShade="94"/>
        <w:sz w:val="22"/>
      </w:rPr>
      <w:tcPr>
        <w:tcBorders>
          <w:top w:val="nil"/>
          <w:left w:val="nil"/>
          <w:bottom w:val="nil"/>
          <w:right w:val="single" w:color="85E0D8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C6F68" w:themeColor="accent5" w:themeShade="94"/>
        <w:sz w:val="22"/>
      </w:rPr>
      <w:tcPr>
        <w:tcBorders>
          <w:top w:val="nil"/>
          <w:left w:val="single" w:color="85E0D8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F3F1" w:themeColor="accent5" w:themeTint="34" w:fill="D2F3F1" w:themeFill="accent5" w:themeFillTint="34"/>
      </w:tcPr>
    </w:tblStylePr>
    <w:tblStylePr w:type="band2Vert"/>
    <w:tblStylePr w:type="band1Horz">
      <w:rPr>
        <w:rFonts w:ascii="Arial" w:hAnsi="Arial"/>
        <w:color w:val="1C6F68" w:themeColor="accent5" w:themeShade="94"/>
        <w:sz w:val="22"/>
      </w:rPr>
      <w:tcPr>
        <w:shd w:val="clear" w:color="D2F3F1" w:themeColor="accent5" w:themeTint="34" w:fill="D2F3F1" w:themeFill="accent5" w:themeFillTint="34"/>
      </w:tcPr>
    </w:tblStylePr>
    <w:tblStylePr w:type="band2Horz">
      <w:rPr>
        <w:rFonts w:ascii="Arial" w:hAnsi="Arial"/>
        <w:color w:val="1C6F6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68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F099A4" w:themeColor="accent6" w:themeTint="90" w:sz="4" w:space="0"/>
        <w:right w:val="single" w:color="F099A4" w:themeColor="accent6" w:themeTint="90" w:sz="4" w:space="0"/>
        <w:insideH w:val="single" w:color="F099A4" w:themeColor="accent6" w:themeTint="90" w:sz="4" w:space="0"/>
        <w:insideV w:val="single" w:color="F099A4" w:themeColor="accent6" w:themeTint="90" w:sz="4" w:space="0"/>
      </w:tblBorders>
    </w:tblPr>
    <w:tblStylePr w:type="firstRow">
      <w:rPr>
        <w:rFonts w:ascii="Arial" w:hAnsi="Arial"/>
        <w:b/>
        <w:color w:val="9A1626" w:themeColor="accent6" w:themeShade="94"/>
        <w:sz w:val="22"/>
      </w:rPr>
      <w:tcPr>
        <w:tcBorders>
          <w:top w:val="nil"/>
          <w:left w:val="nil"/>
          <w:bottom w:val="single" w:color="F099A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1626" w:themeColor="accent6" w:themeShade="94"/>
        <w:sz w:val="22"/>
      </w:rPr>
      <w:tcPr>
        <w:tcBorders>
          <w:top w:val="single" w:color="F099A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1626" w:themeColor="accent6" w:themeShade="94"/>
        <w:sz w:val="22"/>
      </w:rPr>
      <w:tcPr>
        <w:tcBorders>
          <w:top w:val="nil"/>
          <w:left w:val="nil"/>
          <w:bottom w:val="nil"/>
          <w:right w:val="single" w:color="F099A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A1626" w:themeColor="accent6" w:themeShade="94"/>
        <w:sz w:val="22"/>
      </w:rPr>
      <w:tcPr>
        <w:tcBorders>
          <w:top w:val="nil"/>
          <w:left w:val="single" w:color="F099A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9DADE" w:themeColor="accent6" w:themeTint="34" w:fill="F9DADE" w:themeFill="accent6" w:themeFillTint="34"/>
      </w:tcPr>
    </w:tblStylePr>
    <w:tblStylePr w:type="band2Vert"/>
    <w:tblStylePr w:type="band1Horz">
      <w:rPr>
        <w:rFonts w:ascii="Arial" w:hAnsi="Arial"/>
        <w:color w:val="9A1626" w:themeColor="accent6" w:themeShade="94"/>
        <w:sz w:val="22"/>
      </w:rPr>
      <w:tcPr>
        <w:shd w:val="clear" w:color="F9DADE" w:themeColor="accent6" w:themeTint="34" w:fill="F9DADE" w:themeFill="accent6" w:themeFillTint="34"/>
      </w:tcPr>
    </w:tblStylePr>
    <w:tblStylePr w:type="band2Horz">
      <w:rPr>
        <w:rFonts w:ascii="Arial" w:hAnsi="Arial"/>
        <w:color w:val="9A1626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69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874CB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874CB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DCF1" w:themeColor="accent1" w:themeTint="40" w:fill="D1DCF1" w:themeFill="accent1" w:themeFillTint="40"/>
      </w:tcPr>
    </w:tblStylePr>
    <w:tblStylePr w:type="band2Vert"/>
    <w:tblStylePr w:type="band1Horz">
      <w:tcPr>
        <w:shd w:val="clear" w:color="D1DCF1" w:themeColor="accent1" w:themeTint="40" w:fill="D1DCF1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E822F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E822F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FCA" w:themeColor="accent2" w:themeTint="40" w:fill="FADFCA" w:themeFill="accent2" w:themeFillTint="40"/>
      </w:tcPr>
    </w:tblStylePr>
    <w:tblStylePr w:type="band2Vert"/>
    <w:tblStylePr w:type="band1Horz">
      <w:tcPr>
        <w:shd w:val="clear" w:color="FADFCA" w:themeColor="accent2" w:themeTint="40" w:fill="FADFCA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2BA02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2BA02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EEFBC" w:themeColor="accent3" w:themeTint="40" w:fill="FEEFBC" w:themeFill="accent3" w:themeFillTint="40"/>
      </w:tcPr>
    </w:tblStylePr>
    <w:tblStylePr w:type="band2Vert"/>
    <w:tblStylePr w:type="band1Horz">
      <w:tcPr>
        <w:shd w:val="clear" w:color="FEEFBC" w:themeColor="accent3" w:themeTint="40" w:fill="FEEFBC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5BD4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5BD4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CEECF" w:themeColor="accent4" w:themeTint="40" w:fill="DCEECF" w:themeFill="accent4" w:themeFillTint="40"/>
      </w:tcPr>
    </w:tblStylePr>
    <w:tblStylePr w:type="band2Vert"/>
    <w:tblStylePr w:type="band1Horz">
      <w:tcPr>
        <w:shd w:val="clear" w:color="DCEECF" w:themeColor="accent4" w:themeTint="40" w:fill="DCEECF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30C0B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30C0B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C8F1EE" w:themeColor="accent5" w:themeTint="40" w:fill="C8F1EE" w:themeFill="accent5" w:themeFillTint="40"/>
      </w:tcPr>
    </w:tblStylePr>
    <w:tblStylePr w:type="band2Vert"/>
    <w:tblStylePr w:type="band1Horz">
      <w:tcPr>
        <w:shd w:val="clear" w:color="C8F1EE" w:themeColor="accent5" w:themeTint="40" w:fill="C8F1EE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54C5E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54C5E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8D2D6" w:themeColor="accent6" w:themeTint="40" w:fill="F8D2D6" w:themeFill="accent6" w:themeFillTint="40"/>
      </w:tcPr>
    </w:tblStylePr>
    <w:tblStylePr w:type="band2Vert"/>
    <w:tblStylePr w:type="band1Horz">
      <w:tcPr>
        <w:shd w:val="clear" w:color="F8D2D6" w:themeColor="accent6" w:themeTint="40" w:fill="F8D2D6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97B0E1" w:themeColor="accent1" w:themeTint="90" w:sz="4" w:space="0"/>
        <w:bottom w:val="single" w:color="97B0E1" w:themeColor="accent1" w:themeTint="90" w:sz="4" w:space="0"/>
        <w:insideH w:val="single" w:color="97B0E1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7B0E1" w:themeColor="accent1" w:themeTint="90" w:sz="4" w:space="0"/>
          <w:left w:val="nil"/>
          <w:bottom w:val="single" w:color="97B0E1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7B0E1" w:themeColor="accent1" w:themeTint="90" w:sz="4" w:space="0"/>
          <w:left w:val="nil"/>
          <w:bottom w:val="single" w:color="97B0E1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DCF1" w:themeColor="accent1" w:themeTint="40" w:fill="D1DCF1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1DCF1" w:themeColor="accent1" w:themeTint="40" w:fill="D1DCF1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5B889" w:themeColor="accent2" w:themeTint="90" w:sz="4" w:space="0"/>
        <w:bottom w:val="single" w:color="F5B889" w:themeColor="accent2" w:themeTint="90" w:sz="4" w:space="0"/>
        <w:insideH w:val="single" w:color="F5B889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5B889" w:themeColor="accent2" w:themeTint="90" w:sz="4" w:space="0"/>
          <w:left w:val="nil"/>
          <w:bottom w:val="single" w:color="F5B889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5B889" w:themeColor="accent2" w:themeTint="90" w:sz="4" w:space="0"/>
          <w:left w:val="nil"/>
          <w:bottom w:val="single" w:color="F5B889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FCA" w:themeColor="accent2" w:themeTint="40" w:fill="FADFCA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FCA" w:themeColor="accent2" w:themeTint="40" w:fill="FADFCA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9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FDDB6A" w:themeColor="accent3" w:themeTint="90" w:sz="4" w:space="0"/>
        <w:bottom w:val="single" w:color="FDDB6A" w:themeColor="accent3" w:themeTint="90" w:sz="4" w:space="0"/>
        <w:insideH w:val="single" w:color="FDDB6A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DDB6A" w:themeColor="accent3" w:themeTint="90" w:sz="4" w:space="0"/>
          <w:left w:val="nil"/>
          <w:bottom w:val="single" w:color="FDDB6A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DDB6A" w:themeColor="accent3" w:themeTint="90" w:sz="4" w:space="0"/>
          <w:left w:val="nil"/>
          <w:bottom w:val="single" w:color="FDDB6A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EEFBC" w:themeColor="accent3" w:themeTint="40" w:fill="FEEFBC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EFBC" w:themeColor="accent3" w:themeTint="40" w:fill="FEEFBC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0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B1D994" w:themeColor="accent4" w:themeTint="90" w:sz="4" w:space="0"/>
        <w:bottom w:val="single" w:color="B1D994" w:themeColor="accent4" w:themeTint="90" w:sz="4" w:space="0"/>
        <w:insideH w:val="single" w:color="B1D99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1D994" w:themeColor="accent4" w:themeTint="90" w:sz="4" w:space="0"/>
          <w:left w:val="nil"/>
          <w:bottom w:val="single" w:color="B1D994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1D994" w:themeColor="accent4" w:themeTint="90" w:sz="4" w:space="0"/>
          <w:left w:val="nil"/>
          <w:bottom w:val="single" w:color="B1D994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CEECF" w:themeColor="accent4" w:themeTint="40" w:fill="DCEECF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CEECF" w:themeColor="accent4" w:themeTint="40" w:fill="DCEECF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1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85E0D8" w:themeColor="accent5" w:themeTint="90" w:sz="4" w:space="0"/>
        <w:bottom w:val="single" w:color="85E0D8" w:themeColor="accent5" w:themeTint="90" w:sz="4" w:space="0"/>
        <w:insideH w:val="single" w:color="85E0D8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85E0D8" w:themeColor="accent5" w:themeTint="90" w:sz="4" w:space="0"/>
          <w:left w:val="nil"/>
          <w:bottom w:val="single" w:color="85E0D8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85E0D8" w:themeColor="accent5" w:themeTint="90" w:sz="4" w:space="0"/>
          <w:left w:val="nil"/>
          <w:bottom w:val="single" w:color="85E0D8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C8F1EE" w:themeColor="accent5" w:themeTint="40" w:fill="C8F1EE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8F1EE" w:themeColor="accent5" w:themeTint="40" w:fill="C8F1EE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2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F099A4" w:themeColor="accent6" w:themeTint="90" w:sz="4" w:space="0"/>
        <w:bottom w:val="single" w:color="F099A4" w:themeColor="accent6" w:themeTint="90" w:sz="4" w:space="0"/>
        <w:insideH w:val="single" w:color="F099A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099A4" w:themeColor="accent6" w:themeTint="90" w:sz="4" w:space="0"/>
          <w:left w:val="nil"/>
          <w:bottom w:val="single" w:color="F099A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099A4" w:themeColor="accent6" w:themeTint="90" w:sz="4" w:space="0"/>
          <w:left w:val="nil"/>
          <w:bottom w:val="single" w:color="F099A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8D2D6" w:themeColor="accent6" w:themeTint="40" w:fill="F8D2D6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8D2D6" w:themeColor="accent6" w:themeTint="40" w:fill="F8D2D6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3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4">
    <w:name w:val="List Table 3 - Accent 1"/>
    <w:basedOn w:val="12"/>
    <w:uiPriority w:val="99"/>
    <w:pPr>
      <w:spacing w:after="0" w:line="240" w:lineRule="auto"/>
    </w:pPr>
    <w:tblPr>
      <w:tblBorders>
        <w:top w:val="single" w:color="4874CB" w:themeColor="accent1" w:sz="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874CB" w:themeColor="accent1" w:fill="4874CB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874CB" w:themeColor="accent1" w:sz="4" w:space="0"/>
          <w:right w:val="single" w:color="4874CB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4874CB" w:themeColor="accent1" w:sz="4" w:space="0"/>
          <w:bottom w:val="single" w:color="4874CB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5">
    <w:name w:val="List Table 3 - Accent 2"/>
    <w:basedOn w:val="12"/>
    <w:uiPriority w:val="99"/>
    <w:pPr>
      <w:spacing w:after="0" w:line="240" w:lineRule="auto"/>
    </w:pPr>
    <w:tblPr>
      <w:tblBorders>
        <w:top w:val="single" w:color="F4B483" w:themeColor="accent2" w:themeTint="97" w:sz="4" w:space="0"/>
        <w:left w:val="single" w:color="F4B483" w:themeColor="accent2" w:themeTint="97" w:sz="4" w:space="0"/>
        <w:bottom w:val="single" w:color="F4B483" w:themeColor="accent2" w:themeTint="97" w:sz="4" w:space="0"/>
        <w:right w:val="single" w:color="F4B483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483" w:themeColor="accent2" w:themeTint="97" w:fill="F4B483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483" w:themeColor="accent2" w:themeTint="97" w:sz="4" w:space="0"/>
          <w:right w:val="single" w:color="F4B483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483" w:themeColor="accent2" w:themeTint="97" w:sz="4" w:space="0"/>
          <w:bottom w:val="single" w:color="F4B483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6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FDD961" w:themeColor="accent3" w:themeTint="98" w:sz="4" w:space="0"/>
        <w:left w:val="single" w:color="FDD961" w:themeColor="accent3" w:themeTint="98" w:sz="4" w:space="0"/>
        <w:bottom w:val="single" w:color="FDD961" w:themeColor="accent3" w:themeTint="98" w:sz="4" w:space="0"/>
        <w:right w:val="single" w:color="FDD961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DD961" w:themeColor="accent3" w:themeTint="98" w:fill="FDD961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DD961" w:themeColor="accent3" w:themeTint="98" w:sz="4" w:space="0"/>
          <w:right w:val="single" w:color="FDD961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DD961" w:themeColor="accent3" w:themeTint="98" w:sz="4" w:space="0"/>
          <w:bottom w:val="single" w:color="FDD961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7">
    <w:name w:val="List Table 3 - Accent 4"/>
    <w:basedOn w:val="12"/>
    <w:uiPriority w:val="99"/>
    <w:pPr>
      <w:spacing w:after="0" w:line="240" w:lineRule="auto"/>
    </w:pPr>
    <w:tblPr>
      <w:tblBorders>
        <w:top w:val="single" w:color="ABD78C" w:themeColor="accent4" w:themeTint="9A" w:sz="4" w:space="0"/>
        <w:left w:val="single" w:color="ABD78C" w:themeColor="accent4" w:themeTint="9A" w:sz="4" w:space="0"/>
        <w:bottom w:val="single" w:color="ABD78C" w:themeColor="accent4" w:themeTint="9A" w:sz="4" w:space="0"/>
        <w:right w:val="single" w:color="ABD78C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BD78C" w:themeColor="accent4" w:themeTint="9A" w:fill="ABD78C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BD78C" w:themeColor="accent4" w:themeTint="9A" w:sz="4" w:space="0"/>
          <w:right w:val="single" w:color="ABD78C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BD78C" w:themeColor="accent4" w:themeTint="9A" w:sz="4" w:space="0"/>
          <w:bottom w:val="single" w:color="ABD78C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8">
    <w:name w:val="List Table 3 - Accent 5"/>
    <w:basedOn w:val="12"/>
    <w:uiPriority w:val="99"/>
    <w:pPr>
      <w:spacing w:after="0" w:line="240" w:lineRule="auto"/>
    </w:pPr>
    <w:tblPr>
      <w:tblBorders>
        <w:top w:val="single" w:color="7CDED6" w:themeColor="accent5" w:themeTint="9A" w:sz="4" w:space="0"/>
        <w:left w:val="single" w:color="7CDED6" w:themeColor="accent5" w:themeTint="9A" w:sz="4" w:space="0"/>
        <w:bottom w:val="single" w:color="7CDED6" w:themeColor="accent5" w:themeTint="9A" w:sz="4" w:space="0"/>
        <w:right w:val="single" w:color="7CDED6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CDED6" w:themeColor="accent5" w:themeTint="9A" w:fill="7CDED6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7CDED6" w:themeColor="accent5" w:themeTint="9A" w:sz="4" w:space="0"/>
          <w:right w:val="single" w:color="7CDED6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7CDED6" w:themeColor="accent5" w:themeTint="9A" w:sz="4" w:space="0"/>
          <w:bottom w:val="single" w:color="7CDED6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9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EF949F" w:themeColor="accent6" w:themeTint="98" w:sz="4" w:space="0"/>
        <w:left w:val="single" w:color="EF949F" w:themeColor="accent6" w:themeTint="98" w:sz="4" w:space="0"/>
        <w:bottom w:val="single" w:color="EF949F" w:themeColor="accent6" w:themeTint="98" w:sz="4" w:space="0"/>
        <w:right w:val="single" w:color="EF949F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F949F" w:themeColor="accent6" w:themeTint="98" w:fill="EF949F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EF949F" w:themeColor="accent6" w:themeTint="98" w:sz="4" w:space="0"/>
          <w:right w:val="single" w:color="EF949F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F949F" w:themeColor="accent6" w:themeTint="98" w:sz="4" w:space="0"/>
          <w:bottom w:val="single" w:color="EF949F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0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1">
    <w:name w:val="List Table 4 - Accent 1"/>
    <w:basedOn w:val="12"/>
    <w:uiPriority w:val="99"/>
    <w:pPr>
      <w:spacing w:after="0" w:line="240" w:lineRule="auto"/>
    </w:pPr>
    <w:tblPr>
      <w:tblBorders>
        <w:top w:val="single" w:color="97B0E1" w:themeColor="accent1" w:themeTint="90" w:sz="4" w:space="0"/>
        <w:left w:val="single" w:color="97B0E1" w:themeColor="accent1" w:themeTint="90" w:sz="4" w:space="0"/>
        <w:bottom w:val="single" w:color="97B0E1" w:themeColor="accent1" w:themeTint="90" w:sz="4" w:space="0"/>
        <w:right w:val="single" w:color="97B0E1" w:themeColor="accent1" w:themeTint="90" w:sz="4" w:space="0"/>
        <w:insideH w:val="single" w:color="97B0E1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874CB" w:themeColor="accent1" w:fill="4874CB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DCF1" w:themeColor="accent1" w:themeTint="40" w:fill="D1DCF1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1DCF1" w:themeColor="accent1" w:themeTint="40" w:fill="D1DCF1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2">
    <w:name w:val="List Table 4 - Accent 2"/>
    <w:basedOn w:val="12"/>
    <w:uiPriority w:val="99"/>
    <w:pPr>
      <w:spacing w:after="0" w:line="240" w:lineRule="auto"/>
    </w:pPr>
    <w:tblPr>
      <w:tblBorders>
        <w:top w:val="single" w:color="F5B889" w:themeColor="accent2" w:themeTint="90" w:sz="4" w:space="0"/>
        <w:left w:val="single" w:color="F5B889" w:themeColor="accent2" w:themeTint="90" w:sz="4" w:space="0"/>
        <w:bottom w:val="single" w:color="F5B889" w:themeColor="accent2" w:themeTint="90" w:sz="4" w:space="0"/>
        <w:right w:val="single" w:color="F5B889" w:themeColor="accent2" w:themeTint="90" w:sz="4" w:space="0"/>
        <w:insideH w:val="single" w:color="F5B889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E822F" w:themeColor="accent2" w:fill="EE822F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FCA" w:themeColor="accent2" w:themeTint="40" w:fill="FADFCA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FCA" w:themeColor="accent2" w:themeTint="40" w:fill="FADFCA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FDDB6A" w:themeColor="accent3" w:themeTint="90" w:sz="4" w:space="0"/>
        <w:left w:val="single" w:color="FDDB6A" w:themeColor="accent3" w:themeTint="90" w:sz="4" w:space="0"/>
        <w:bottom w:val="single" w:color="FDDB6A" w:themeColor="accent3" w:themeTint="90" w:sz="4" w:space="0"/>
        <w:right w:val="single" w:color="FDDB6A" w:themeColor="accent3" w:themeTint="90" w:sz="4" w:space="0"/>
        <w:insideH w:val="single" w:color="FDDB6A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2BA02" w:themeColor="accent3" w:fill="F2BA02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EFBC" w:themeColor="accent3" w:themeTint="40" w:fill="FEEFBC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EFBC" w:themeColor="accent3" w:themeTint="40" w:fill="FEEFBC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B1D994" w:themeColor="accent4" w:themeTint="90" w:sz="4" w:space="0"/>
        <w:left w:val="single" w:color="B1D994" w:themeColor="accent4" w:themeTint="90" w:sz="4" w:space="0"/>
        <w:bottom w:val="single" w:color="B1D994" w:themeColor="accent4" w:themeTint="90" w:sz="4" w:space="0"/>
        <w:right w:val="single" w:color="B1D994" w:themeColor="accent4" w:themeTint="90" w:sz="4" w:space="0"/>
        <w:insideH w:val="single" w:color="B1D99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5BD42" w:themeColor="accent4" w:fill="75BD4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ECF" w:themeColor="accent4" w:themeTint="40" w:fill="DCEECF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CEECF" w:themeColor="accent4" w:themeTint="40" w:fill="DCEECF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85E0D8" w:themeColor="accent5" w:themeTint="90" w:sz="4" w:space="0"/>
        <w:left w:val="single" w:color="85E0D8" w:themeColor="accent5" w:themeTint="90" w:sz="4" w:space="0"/>
        <w:bottom w:val="single" w:color="85E0D8" w:themeColor="accent5" w:themeTint="90" w:sz="4" w:space="0"/>
        <w:right w:val="single" w:color="85E0D8" w:themeColor="accent5" w:themeTint="90" w:sz="4" w:space="0"/>
        <w:insideH w:val="single" w:color="85E0D8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30C0B4" w:themeColor="accent5" w:fill="30C0B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8F1EE" w:themeColor="accent5" w:themeTint="40" w:fill="C8F1EE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8F1EE" w:themeColor="accent5" w:themeTint="40" w:fill="C8F1EE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F099A4" w:themeColor="accent6" w:themeTint="90" w:sz="4" w:space="0"/>
        <w:left w:val="single" w:color="F099A4" w:themeColor="accent6" w:themeTint="90" w:sz="4" w:space="0"/>
        <w:bottom w:val="single" w:color="F099A4" w:themeColor="accent6" w:themeTint="90" w:sz="4" w:space="0"/>
        <w:right w:val="single" w:color="F099A4" w:themeColor="accent6" w:themeTint="90" w:sz="4" w:space="0"/>
        <w:insideH w:val="single" w:color="F099A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54C5E" w:themeColor="accent6" w:fill="E54C5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8D2D6" w:themeColor="accent6" w:themeTint="40" w:fill="F8D2D6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8D2D6" w:themeColor="accent6" w:themeTint="40" w:fill="F8D2D6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98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4874CB" w:themeColor="accent1" w:sz="32" w:space="0"/>
        <w:left w:val="single" w:color="4874CB" w:themeColor="accent1" w:sz="32" w:space="0"/>
        <w:bottom w:val="single" w:color="4874CB" w:themeColor="accent1" w:sz="32" w:space="0"/>
        <w:right w:val="single" w:color="4874CB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874CB" w:themeColor="accent1" w:sz="32" w:space="0"/>
          <w:bottom w:val="single" w:color="FFFFFF" w:themeColor="light1" w:sz="12" w:space="0"/>
        </w:tcBorders>
        <w:shd w:val="clear" w:color="4874CB" w:themeColor="accent1" w:fill="4874CB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874CB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874CB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74CB" w:themeColor="accent1" w:fill="4874CB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74CB" w:themeColor="accent1" w:fill="4874CB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74CB" w:themeColor="accent1" w:fill="4874CB" w:themeFill="accent1"/>
      </w:tcPr>
    </w:tblStylePr>
    <w:tblStylePr w:type="neCell"/>
    <w:tblStylePr w:type="nwCell"/>
    <w:tblStylePr w:type="seCell"/>
    <w:tblStylePr w:type="swCell"/>
  </w:style>
  <w:style w:type="table" w:customStyle="1" w:styleId="99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483" w:themeColor="accent2" w:themeTint="97" w:sz="32" w:space="0"/>
        <w:left w:val="single" w:color="F4B483" w:themeColor="accent2" w:themeTint="97" w:sz="32" w:space="0"/>
        <w:bottom w:val="single" w:color="F4B483" w:themeColor="accent2" w:themeTint="97" w:sz="32" w:space="0"/>
        <w:right w:val="single" w:color="F4B483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483" w:themeColor="accent2" w:themeTint="97" w:sz="32" w:space="0"/>
          <w:bottom w:val="single" w:color="FFFFFF" w:themeColor="light1" w:sz="12" w:space="0"/>
        </w:tcBorders>
        <w:shd w:val="clear" w:color="F4B483" w:themeColor="accent2" w:themeTint="97" w:fill="F4B483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483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483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483" w:themeColor="accent2" w:themeTint="97" w:fill="F4B483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483" w:themeColor="accent2" w:themeTint="97" w:fill="F4B483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483" w:themeColor="accent2" w:themeTint="97" w:fill="F4B483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00">
    <w:name w:val="List Table 5 Dark - Accent 3"/>
    <w:basedOn w:val="12"/>
    <w:uiPriority w:val="99"/>
    <w:pPr>
      <w:spacing w:after="0" w:line="240" w:lineRule="auto"/>
    </w:pPr>
    <w:tblPr>
      <w:tblBorders>
        <w:top w:val="single" w:color="FDD961" w:themeColor="accent3" w:themeTint="98" w:sz="32" w:space="0"/>
        <w:left w:val="single" w:color="FDD961" w:themeColor="accent3" w:themeTint="98" w:sz="32" w:space="0"/>
        <w:bottom w:val="single" w:color="FDD961" w:themeColor="accent3" w:themeTint="98" w:sz="32" w:space="0"/>
        <w:right w:val="single" w:color="FDD961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DD961" w:themeColor="accent3" w:themeTint="98" w:sz="32" w:space="0"/>
          <w:bottom w:val="single" w:color="FFFFFF" w:themeColor="light1" w:sz="12" w:space="0"/>
        </w:tcBorders>
        <w:shd w:val="clear" w:color="FDD961" w:themeColor="accent3" w:themeTint="98" w:fill="FDD961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DD961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DD961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DD961" w:themeColor="accent3" w:themeTint="98" w:fill="FDD961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DD961" w:themeColor="accent3" w:themeTint="98" w:fill="FDD961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DD961" w:themeColor="accent3" w:themeTint="98" w:fill="FDD961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01">
    <w:name w:val="List Table 5 Dark - Accent 4"/>
    <w:basedOn w:val="12"/>
    <w:uiPriority w:val="99"/>
    <w:pPr>
      <w:spacing w:after="0" w:line="240" w:lineRule="auto"/>
    </w:pPr>
    <w:tblPr>
      <w:tblBorders>
        <w:top w:val="single" w:color="ABD78C" w:themeColor="accent4" w:themeTint="9A" w:sz="32" w:space="0"/>
        <w:left w:val="single" w:color="ABD78C" w:themeColor="accent4" w:themeTint="9A" w:sz="32" w:space="0"/>
        <w:bottom w:val="single" w:color="ABD78C" w:themeColor="accent4" w:themeTint="9A" w:sz="32" w:space="0"/>
        <w:right w:val="single" w:color="ABD78C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BD78C" w:themeColor="accent4" w:themeTint="9A" w:sz="32" w:space="0"/>
          <w:bottom w:val="single" w:color="FFFFFF" w:themeColor="light1" w:sz="12" w:space="0"/>
        </w:tcBorders>
        <w:shd w:val="clear" w:color="ABD78C" w:themeColor="accent4" w:themeTint="9A" w:fill="ABD78C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BD78C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BD78C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BD78C" w:themeColor="accent4" w:themeTint="9A" w:fill="ABD78C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BD78C" w:themeColor="accent4" w:themeTint="9A" w:fill="ABD78C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BD78C" w:themeColor="accent4" w:themeTint="9A" w:fill="ABD78C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02">
    <w:name w:val="List Table 5 Dark - Accent 5"/>
    <w:basedOn w:val="12"/>
    <w:uiPriority w:val="99"/>
    <w:pPr>
      <w:spacing w:after="0" w:line="240" w:lineRule="auto"/>
    </w:pPr>
    <w:tblPr>
      <w:tblBorders>
        <w:top w:val="single" w:color="7CDED6" w:themeColor="accent5" w:themeTint="9A" w:sz="32" w:space="0"/>
        <w:left w:val="single" w:color="7CDED6" w:themeColor="accent5" w:themeTint="9A" w:sz="32" w:space="0"/>
        <w:bottom w:val="single" w:color="7CDED6" w:themeColor="accent5" w:themeTint="9A" w:sz="32" w:space="0"/>
        <w:right w:val="single" w:color="7CDED6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CDED6" w:themeColor="accent5" w:themeTint="9A" w:sz="32" w:space="0"/>
          <w:bottom w:val="single" w:color="FFFFFF" w:themeColor="light1" w:sz="12" w:space="0"/>
        </w:tcBorders>
        <w:shd w:val="clear" w:color="7CDED6" w:themeColor="accent5" w:themeTint="9A" w:fill="7CDED6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CDED6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CDED6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CDED6" w:themeColor="accent5" w:themeTint="9A" w:fill="7CDED6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CDED6" w:themeColor="accent5" w:themeTint="9A" w:fill="7CDED6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CDED6" w:themeColor="accent5" w:themeTint="9A" w:fill="7CDED6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03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EF949F" w:themeColor="accent6" w:themeTint="98" w:sz="32" w:space="0"/>
        <w:left w:val="single" w:color="EF949F" w:themeColor="accent6" w:themeTint="98" w:sz="32" w:space="0"/>
        <w:bottom w:val="single" w:color="EF949F" w:themeColor="accent6" w:themeTint="98" w:sz="32" w:space="0"/>
        <w:right w:val="single" w:color="EF949F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EF949F" w:themeColor="accent6" w:themeTint="98" w:sz="32" w:space="0"/>
          <w:bottom w:val="single" w:color="FFFFFF" w:themeColor="light1" w:sz="12" w:space="0"/>
        </w:tcBorders>
        <w:shd w:val="clear" w:color="EF949F" w:themeColor="accent6" w:themeTint="98" w:fill="EF949F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EF949F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F949F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EF949F" w:themeColor="accent6" w:themeTint="98" w:fill="EF949F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EF949F" w:themeColor="accent6" w:themeTint="98" w:fill="EF949F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EF949F" w:themeColor="accent6" w:themeTint="98" w:fill="EF949F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04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5">
    <w:name w:val="List Table 6 Colorful - Accent 1"/>
    <w:basedOn w:val="12"/>
    <w:uiPriority w:val="99"/>
    <w:pPr>
      <w:spacing w:after="0" w:line="240" w:lineRule="auto"/>
    </w:pPr>
    <w:tblPr>
      <w:tblBorders>
        <w:top w:val="single" w:color="4874CB" w:themeColor="accent1" w:sz="4" w:space="0"/>
        <w:bottom w:val="single" w:color="4874CB" w:themeColor="accent1" w:sz="4" w:space="0"/>
      </w:tblBorders>
    </w:tblPr>
    <w:tblStylePr w:type="firstRow">
      <w:rPr>
        <w:b/>
        <w:color w:val="23417C" w:themeColor="accent1" w:themeShade="94"/>
      </w:rPr>
      <w:tcPr>
        <w:tcBorders>
          <w:bottom w:val="single" w:color="4874CB" w:themeColor="accent1" w:sz="4" w:space="0"/>
        </w:tcBorders>
      </w:tcPr>
    </w:tblStylePr>
    <w:tblStylePr w:type="lastRow">
      <w:rPr>
        <w:b/>
        <w:color w:val="23417C" w:themeColor="accent1" w:themeShade="94"/>
      </w:rPr>
      <w:tcPr>
        <w:tcBorders>
          <w:top w:val="single" w:color="4874CB" w:themeColor="accent1" w:sz="4" w:space="0"/>
        </w:tcBorders>
      </w:tcPr>
    </w:tblStylePr>
    <w:tblStylePr w:type="firstCol">
      <w:rPr>
        <w:b/>
        <w:color w:val="23417C" w:themeColor="accent1" w:themeShade="94"/>
      </w:rPr>
    </w:tblStylePr>
    <w:tblStylePr w:type="lastCol">
      <w:rPr>
        <w:b/>
        <w:color w:val="23417C" w:themeColor="accent1" w:themeShade="94"/>
      </w:rPr>
    </w:tblStylePr>
    <w:tblStylePr w:type="band1Vert">
      <w:tcPr>
        <w:shd w:val="clear" w:color="D1DCF1" w:themeColor="accent1" w:themeTint="40" w:fill="D1DCF1" w:themeFill="accent1" w:themeFillTint="40"/>
      </w:tcPr>
    </w:tblStylePr>
    <w:tblStylePr w:type="band2Vert"/>
    <w:tblStylePr w:type="band1Horz">
      <w:rPr>
        <w:rFonts w:ascii="Arial" w:hAnsi="Arial"/>
        <w:color w:val="23417C" w:themeColor="accent1" w:themeShade="94"/>
        <w:sz w:val="22"/>
      </w:rPr>
      <w:tcPr>
        <w:shd w:val="clear" w:color="D1DCF1" w:themeColor="accent1" w:themeTint="40" w:fill="D1DCF1" w:themeFill="accent1" w:themeFillTint="40"/>
      </w:tcPr>
    </w:tblStylePr>
    <w:tblStylePr w:type="band2Horz">
      <w:rPr>
        <w:rFonts w:ascii="Arial" w:hAnsi="Arial"/>
        <w:color w:val="23417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06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483" w:themeColor="accent2" w:themeTint="97" w:sz="4" w:space="0"/>
        <w:bottom w:val="single" w:color="F4B483" w:themeColor="accent2" w:themeTint="97" w:sz="4" w:space="0"/>
      </w:tblBorders>
    </w:tblPr>
    <w:tblStylePr w:type="fir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483" w:themeColor="accent2" w:themeTint="97" w:sz="4" w:space="0"/>
        </w:tcBorders>
      </w:tcPr>
    </w:tblStylePr>
    <w:tblStylePr w:type="la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483" w:themeColor="accent2" w:themeTint="97" w:sz="4" w:space="0"/>
        </w:tcBorders>
      </w:tcPr>
    </w:tblStylePr>
    <w:tblStylePr w:type="fir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FCA" w:themeColor="accent2" w:themeTint="40" w:fill="FADFCA" w:themeFill="accent2" w:themeFillTint="40"/>
      </w:tcPr>
    </w:tblStylePr>
    <w:tblStylePr w:type="band2Vert"/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FCA" w:themeColor="accent2" w:themeTint="40" w:fill="FADFCA" w:themeFill="accent2" w:themeFillTint="40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7">
    <w:name w:val="List Table 6 Colorful - Accent 3"/>
    <w:basedOn w:val="12"/>
    <w:uiPriority w:val="99"/>
    <w:pPr>
      <w:spacing w:after="0" w:line="240" w:lineRule="auto"/>
    </w:pPr>
    <w:tblPr>
      <w:tblBorders>
        <w:top w:val="single" w:color="FDD961" w:themeColor="accent3" w:themeTint="98" w:sz="4" w:space="0"/>
        <w:bottom w:val="single" w:color="FDD961" w:themeColor="accent3" w:themeTint="98" w:sz="4" w:space="0"/>
      </w:tblBorders>
    </w:tblPr>
    <w:tblStylePr w:type="firstRow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FDD961" w:themeColor="accent3" w:themeTint="98" w:sz="4" w:space="0"/>
        </w:tcBorders>
      </w:tcPr>
    </w:tblStylePr>
    <w:tblStylePr w:type="lastRow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FDD961" w:themeColor="accent3" w:themeTint="98" w:sz="4" w:space="0"/>
        </w:tcBorders>
      </w:tcPr>
    </w:tblStylePr>
    <w:tblStylePr w:type="firstCol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EFBC" w:themeColor="accent3" w:themeTint="40" w:fill="FEEFBC" w:themeFill="accent3" w:themeFillTint="40"/>
      </w:tcPr>
    </w:tblStylePr>
    <w:tblStylePr w:type="band2Vert"/>
    <w:tblStylePr w:type="band1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EEFBC" w:themeColor="accent3" w:themeTint="40" w:fill="FEEFBC" w:themeFill="accent3" w:themeFillTint="40"/>
      </w:tcPr>
    </w:tblStylePr>
    <w:tblStylePr w:type="band2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8">
    <w:name w:val="List Table 6 Colorful - Accent 4"/>
    <w:basedOn w:val="12"/>
    <w:uiPriority w:val="99"/>
    <w:pPr>
      <w:spacing w:after="0" w:line="240" w:lineRule="auto"/>
    </w:pPr>
    <w:tblPr>
      <w:tblBorders>
        <w:top w:val="single" w:color="ABD78C" w:themeColor="accent4" w:themeTint="9A" w:sz="4" w:space="0"/>
        <w:bottom w:val="single" w:color="ABD78C" w:themeColor="accent4" w:themeTint="9A" w:sz="4" w:space="0"/>
      </w:tblBorders>
    </w:tblPr>
    <w:tblStylePr w:type="fir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ABD78C" w:themeColor="accent4" w:themeTint="9A" w:sz="4" w:space="0"/>
        </w:tcBorders>
      </w:tcPr>
    </w:tblStylePr>
    <w:tblStylePr w:type="la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ABD78C" w:themeColor="accent4" w:themeTint="9A" w:sz="4" w:space="0"/>
        </w:tcBorders>
      </w:tcPr>
    </w:tblStylePr>
    <w:tblStylePr w:type="fir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CEECF" w:themeColor="accent4" w:themeTint="40" w:fill="DCEECF" w:themeFill="accent4" w:themeFillTint="40"/>
      </w:tcPr>
    </w:tblStylePr>
    <w:tblStylePr w:type="band2Vert"/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CEECF" w:themeColor="accent4" w:themeTint="40" w:fill="DCEECF" w:themeFill="accent4" w:themeFillTint="40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9">
    <w:name w:val="List Table 6 Colorful - Accent 5"/>
    <w:basedOn w:val="12"/>
    <w:uiPriority w:val="99"/>
    <w:pPr>
      <w:spacing w:after="0" w:line="240" w:lineRule="auto"/>
    </w:pPr>
    <w:tblPr>
      <w:tblBorders>
        <w:top w:val="single" w:color="7CDED6" w:themeColor="accent5" w:themeTint="9A" w:sz="4" w:space="0"/>
        <w:bottom w:val="single" w:color="7CDED6" w:themeColor="accent5" w:themeTint="9A" w:sz="4" w:space="0"/>
      </w:tblBorders>
    </w:tblPr>
    <w:tblStylePr w:type="firstRow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7CDED6" w:themeColor="accent5" w:themeTint="9A" w:sz="4" w:space="0"/>
        </w:tcBorders>
      </w:tcPr>
    </w:tblStylePr>
    <w:tblStylePr w:type="lastRow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7CDED6" w:themeColor="accent5" w:themeTint="9A" w:sz="4" w:space="0"/>
        </w:tcBorders>
      </w:tcPr>
    </w:tblStylePr>
    <w:tblStylePr w:type="firstCol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8F1EE" w:themeColor="accent5" w:themeTint="40" w:fill="C8F1EE" w:themeFill="accent5" w:themeFillTint="40"/>
      </w:tcPr>
    </w:tblStylePr>
    <w:tblStylePr w:type="band2Vert"/>
    <w:tblStylePr w:type="band1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8F1EE" w:themeColor="accent5" w:themeTint="40" w:fill="C8F1EE" w:themeFill="accent5" w:themeFillTint="40"/>
      </w:tcPr>
    </w:tblStylePr>
    <w:tblStylePr w:type="band2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10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EF949F" w:themeColor="accent6" w:themeTint="98" w:sz="4" w:space="0"/>
        <w:bottom w:val="single" w:color="EF949F" w:themeColor="accent6" w:themeTint="98" w:sz="4" w:space="0"/>
      </w:tblBorders>
    </w:tblPr>
    <w:tblStylePr w:type="firstRow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EF949F" w:themeColor="accent6" w:themeTint="98" w:sz="4" w:space="0"/>
        </w:tcBorders>
      </w:tcPr>
    </w:tblStylePr>
    <w:tblStylePr w:type="lastRow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EF949F" w:themeColor="accent6" w:themeTint="98" w:sz="4" w:space="0"/>
        </w:tcBorders>
      </w:tcPr>
    </w:tblStylePr>
    <w:tblStylePr w:type="firstCol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8D2D6" w:themeColor="accent6" w:themeTint="40" w:fill="F8D2D6" w:themeFill="accent6" w:themeFillTint="40"/>
      </w:tcPr>
    </w:tblStylePr>
    <w:tblStylePr w:type="band2Vert"/>
    <w:tblStylePr w:type="band1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8D2D6" w:themeColor="accent6" w:themeTint="40" w:fill="F8D2D6" w:themeFill="accent6" w:themeFillTint="40"/>
      </w:tcPr>
    </w:tblStylePr>
    <w:tblStylePr w:type="band2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11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12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4874CB" w:themeColor="accent1" w:sz="4" w:space="0"/>
      </w:tblBorders>
    </w:tblPr>
    <w:tblStylePr w:type="firstRow">
      <w:rPr>
        <w:rFonts w:ascii="Arial" w:hAnsi="Arial"/>
        <w:i/>
        <w:color w:val="23417C" w:themeColor="accent1" w:themeShade="94"/>
        <w:sz w:val="22"/>
      </w:rPr>
      <w:tcPr>
        <w:tcBorders>
          <w:top w:val="nil"/>
          <w:left w:val="nil"/>
          <w:bottom w:val="single" w:color="4874CB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3417C" w:themeColor="accent1" w:themeShade="94"/>
        <w:sz w:val="22"/>
      </w:rPr>
      <w:tcPr>
        <w:tcBorders>
          <w:top w:val="single" w:color="4874CB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3417C" w:themeColor="accent1" w:themeShade="94"/>
        <w:sz w:val="22"/>
      </w:rPr>
      <w:tcPr>
        <w:tcBorders>
          <w:top w:val="nil"/>
          <w:left w:val="nil"/>
          <w:bottom w:val="nil"/>
          <w:right w:val="single" w:color="4874CB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3417C" w:themeColor="accent1" w:themeShade="94"/>
        <w:sz w:val="22"/>
      </w:rPr>
      <w:tcPr>
        <w:tcBorders>
          <w:top w:val="nil"/>
          <w:left w:val="single" w:color="4874CB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DCF1" w:themeColor="accent1" w:themeTint="40" w:fill="D1DCF1" w:themeFill="accent1" w:themeFillTint="40"/>
      </w:tcPr>
    </w:tblStylePr>
    <w:tblStylePr w:type="band2Vert"/>
    <w:tblStylePr w:type="band1Horz">
      <w:rPr>
        <w:rFonts w:ascii="Arial" w:hAnsi="Arial"/>
        <w:color w:val="23417C" w:themeColor="accent1" w:themeShade="94"/>
        <w:sz w:val="22"/>
      </w:rPr>
      <w:tcPr>
        <w:shd w:val="clear" w:color="D1DCF1" w:themeColor="accent1" w:themeTint="40" w:fill="D1DCF1" w:themeFill="accent1" w:themeFillTint="40"/>
      </w:tcPr>
    </w:tblStylePr>
    <w:tblStylePr w:type="band2Horz">
      <w:rPr>
        <w:rFonts w:ascii="Arial" w:hAnsi="Arial"/>
        <w:color w:val="23417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13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483" w:themeColor="accent2" w:themeTint="97" w:sz="4" w:space="0"/>
      </w:tblBorders>
    </w:tblPr>
    <w:tblStylePr w:type="firstRow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483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483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483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483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FCA" w:themeColor="accent2" w:themeTint="40" w:fill="FADFCA" w:themeFill="accent2" w:themeFillTint="40"/>
      </w:tcPr>
    </w:tblStylePr>
    <w:tblStylePr w:type="band2Vert"/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FCA" w:themeColor="accent2" w:themeTint="40" w:fill="FADFCA" w:themeFill="accent2" w:themeFillTint="40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14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FDD961" w:themeColor="accent3" w:themeTint="98" w:sz="4" w:space="0"/>
      </w:tblBorders>
    </w:tblPr>
    <w:tblStylePr w:type="firstRow"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DD961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FDD961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DD961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DD961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EFBC" w:themeColor="accent3" w:themeTint="40" w:fill="FEEFBC" w:themeFill="accent3" w:themeFillTint="40"/>
      </w:tcPr>
    </w:tblStylePr>
    <w:tblStylePr w:type="band2Vert"/>
    <w:tblStylePr w:type="band1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EEFBC" w:themeColor="accent3" w:themeTint="40" w:fill="FEEFBC" w:themeFill="accent3" w:themeFillTint="40"/>
      </w:tcPr>
    </w:tblStylePr>
    <w:tblStylePr w:type="band2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15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ABD78C" w:themeColor="accent4" w:themeTint="9A" w:sz="4" w:space="0"/>
      </w:tblBorders>
    </w:tblPr>
    <w:tblStylePr w:type="firstRow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BD78C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ABD78C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BD78C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BD78C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CEECF" w:themeColor="accent4" w:themeTint="40" w:fill="DCEECF" w:themeFill="accent4" w:themeFillTint="40"/>
      </w:tcPr>
    </w:tblStylePr>
    <w:tblStylePr w:type="band2Vert"/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CEECF" w:themeColor="accent4" w:themeTint="40" w:fill="DCEECF" w:themeFill="accent4" w:themeFillTint="40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16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7CDED6" w:themeColor="accent5" w:themeTint="9A" w:sz="4" w:space="0"/>
      </w:tblBorders>
    </w:tblPr>
    <w:tblStylePr w:type="firstRow"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7CDED6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7CDED6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CDED6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7CDED6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8F1EE" w:themeColor="accent5" w:themeTint="40" w:fill="C8F1EE" w:themeFill="accent5" w:themeFillTint="40"/>
      </w:tcPr>
    </w:tblStylePr>
    <w:tblStylePr w:type="band2Vert"/>
    <w:tblStylePr w:type="band1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8F1EE" w:themeColor="accent5" w:themeTint="40" w:fill="C8F1EE" w:themeFill="accent5" w:themeFillTint="40"/>
      </w:tcPr>
    </w:tblStylePr>
    <w:tblStylePr w:type="band2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17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EF949F" w:themeColor="accent6" w:themeTint="98" w:sz="4" w:space="0"/>
      </w:tblBorders>
    </w:tblPr>
    <w:tblStylePr w:type="firstRow"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EF949F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EF949F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EF949F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EF949F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8D2D6" w:themeColor="accent6" w:themeTint="40" w:fill="F8D2D6" w:themeFill="accent6" w:themeFillTint="40"/>
      </w:tcPr>
    </w:tblStylePr>
    <w:tblStylePr w:type="band2Vert"/>
    <w:tblStylePr w:type="band1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8D2D6" w:themeColor="accent6" w:themeTint="40" w:fill="F8D2D6" w:themeFill="accent6" w:themeFillTint="40"/>
      </w:tcPr>
    </w:tblStylePr>
    <w:tblStylePr w:type="band2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18">
    <w:name w:val="Lined - Accent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19">
    <w:name w:val="Lined - Accent 1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5D3EE" w:themeColor="accent1" w:themeTint="50" w:fill="C5D3EE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5D3EE" w:themeColor="accent1" w:themeTint="50" w:fill="C5D3EE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20">
    <w:name w:val="Lined - Accent 2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21">
    <w:name w:val="Lined - Accent 3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22">
    <w:name w:val="Lined - Accent 4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23">
    <w:name w:val="Lined - Accent 5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24">
    <w:name w:val="Lined - Accent 6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25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26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3417D" w:themeColor="accent1" w:themeShade="95" w:sz="4" w:space="0"/>
        <w:left w:val="single" w:color="23417D" w:themeColor="accent1" w:themeShade="95" w:sz="4" w:space="0"/>
        <w:bottom w:val="single" w:color="23417D" w:themeColor="accent1" w:themeShade="95" w:sz="4" w:space="0"/>
        <w:right w:val="single" w:color="23417D" w:themeColor="accent1" w:themeShade="95" w:sz="4" w:space="0"/>
        <w:insideH w:val="single" w:color="23417D" w:themeColor="accent1" w:themeShade="95" w:sz="4" w:space="0"/>
        <w:insideV w:val="single" w:color="23417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77FCF" w:themeColor="accent1" w:themeTint="EA" w:fill="577FCF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5D3EE" w:themeColor="accent1" w:themeTint="50" w:fill="C5D3EE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5D3EE" w:themeColor="accent1" w:themeTint="50" w:fill="C5D3EE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27">
    <w:name w:val="Bordered &amp; Lined - Accent 2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94A0C" w:themeColor="accent2" w:themeShade="95" w:sz="4" w:space="0"/>
        <w:left w:val="single" w:color="994A0C" w:themeColor="accent2" w:themeShade="95" w:sz="4" w:space="0"/>
        <w:bottom w:val="single" w:color="994A0C" w:themeColor="accent2" w:themeShade="95" w:sz="4" w:space="0"/>
        <w:right w:val="single" w:color="994A0C" w:themeColor="accent2" w:themeShade="95" w:sz="4" w:space="0"/>
        <w:insideH w:val="single" w:color="994A0C" w:themeColor="accent2" w:themeShade="95" w:sz="4" w:space="0"/>
        <w:insideV w:val="single" w:color="994A0C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483" w:themeColor="accent2" w:themeTint="97" w:fill="F4B483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6D6" w:themeColor="accent2" w:themeTint="32" w:fill="FBE6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28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8D6C01" w:themeColor="accent3" w:themeShade="95" w:sz="4" w:space="0"/>
        <w:left w:val="single" w:color="8D6C01" w:themeColor="accent3" w:themeShade="95" w:sz="4" w:space="0"/>
        <w:bottom w:val="single" w:color="8D6C01" w:themeColor="accent3" w:themeShade="95" w:sz="4" w:space="0"/>
        <w:right w:val="single" w:color="8D6C01" w:themeColor="accent3" w:themeShade="95" w:sz="4" w:space="0"/>
        <w:insideH w:val="single" w:color="8D6C01" w:themeColor="accent3" w:themeShade="95" w:sz="4" w:space="0"/>
        <w:insideV w:val="single" w:color="8D6C01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3BA02" w:themeColor="accent3" w:themeTint="FE" w:fill="F3BA02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9" w:themeColor="accent3" w:themeTint="34" w:fill="FEF2C9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29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446E26" w:themeColor="accent4" w:themeShade="95" w:sz="4" w:space="0"/>
        <w:left w:val="single" w:color="446E26" w:themeColor="accent4" w:themeShade="95" w:sz="4" w:space="0"/>
        <w:bottom w:val="single" w:color="446E26" w:themeColor="accent4" w:themeShade="95" w:sz="4" w:space="0"/>
        <w:right w:val="single" w:color="446E26" w:themeColor="accent4" w:themeShade="95" w:sz="4" w:space="0"/>
        <w:insideH w:val="single" w:color="446E26" w:themeColor="accent4" w:themeShade="95" w:sz="4" w:space="0"/>
        <w:insideV w:val="single" w:color="446E26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BD78C" w:themeColor="accent4" w:themeTint="9A" w:fill="ABD78C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2F1D8" w:themeColor="accent4" w:themeTint="34" w:fill="E2F1D8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30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1C7069" w:themeColor="accent5" w:themeShade="95" w:sz="4" w:space="0"/>
        <w:left w:val="single" w:color="1C7069" w:themeColor="accent5" w:themeShade="95" w:sz="4" w:space="0"/>
        <w:bottom w:val="single" w:color="1C7069" w:themeColor="accent5" w:themeShade="95" w:sz="4" w:space="0"/>
        <w:right w:val="single" w:color="1C7069" w:themeColor="accent5" w:themeShade="95" w:sz="4" w:space="0"/>
        <w:insideH w:val="single" w:color="1C7069" w:themeColor="accent5" w:themeShade="95" w:sz="4" w:space="0"/>
        <w:insideV w:val="single" w:color="1C706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30C0B4" w:themeColor="accent5" w:fill="30C0B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2F3F1" w:themeColor="accent5" w:themeTint="34" w:fill="D2F3F1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31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B1626" w:themeColor="accent6" w:themeShade="95" w:sz="4" w:space="0"/>
        <w:left w:val="single" w:color="9B1626" w:themeColor="accent6" w:themeShade="95" w:sz="4" w:space="0"/>
        <w:bottom w:val="single" w:color="9B1626" w:themeColor="accent6" w:themeShade="95" w:sz="4" w:space="0"/>
        <w:right w:val="single" w:color="9B1626" w:themeColor="accent6" w:themeShade="95" w:sz="4" w:space="0"/>
        <w:insideH w:val="single" w:color="9B1626" w:themeColor="accent6" w:themeShade="95" w:sz="4" w:space="0"/>
        <w:insideV w:val="single" w:color="9B1626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E54C5E" w:themeColor="accent6" w:fill="E54C5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9DADE" w:themeColor="accent6" w:themeTint="34" w:fill="F9DADE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32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3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5C6E9" w:themeColor="accent1" w:themeTint="67" w:sz="4" w:space="0"/>
        <w:left w:val="single" w:color="B5C6E9" w:themeColor="accent1" w:themeTint="67" w:sz="4" w:space="0"/>
        <w:bottom w:val="single" w:color="B5C6E9" w:themeColor="accent1" w:themeTint="67" w:sz="4" w:space="0"/>
        <w:right w:val="single" w:color="B5C6E9" w:themeColor="accent1" w:themeTint="67" w:sz="4" w:space="0"/>
        <w:insideH w:val="single" w:color="B5C6E9" w:themeColor="accent1" w:themeTint="67" w:sz="4" w:space="0"/>
        <w:insideV w:val="single" w:color="B5C6E9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874CB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874CB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874CB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5C6E9" w:themeColor="accent1" w:themeTint="67" w:sz="4" w:space="0"/>
          <w:left w:val="single" w:color="B5C6E9" w:themeColor="accent1" w:themeTint="67" w:sz="4" w:space="0"/>
          <w:bottom w:val="single" w:color="B5C6E9" w:themeColor="accent1" w:themeTint="67" w:sz="4" w:space="0"/>
          <w:right w:val="single" w:color="B5C6E9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4">
    <w:name w:val="Bordered - Accent 2"/>
    <w:basedOn w:val="12"/>
    <w:uiPriority w:val="99"/>
    <w:pPr>
      <w:spacing w:after="0" w:line="240" w:lineRule="auto"/>
    </w:pPr>
    <w:tblPr>
      <w:tblBorders>
        <w:top w:val="single" w:color="F8CCAA" w:themeColor="accent2" w:themeTint="67" w:sz="4" w:space="0"/>
        <w:left w:val="single" w:color="F8CCAA" w:themeColor="accent2" w:themeTint="67" w:sz="4" w:space="0"/>
        <w:bottom w:val="single" w:color="F8CCAA" w:themeColor="accent2" w:themeTint="67" w:sz="4" w:space="0"/>
        <w:right w:val="single" w:color="F8CCAA" w:themeColor="accent2" w:themeTint="67" w:sz="4" w:space="0"/>
        <w:insideH w:val="single" w:color="F8CCAA" w:themeColor="accent2" w:themeTint="67" w:sz="4" w:space="0"/>
        <w:insideV w:val="single" w:color="F8CCAA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483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483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483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8CCAA" w:themeColor="accent2" w:themeTint="67" w:sz="4" w:space="0"/>
          <w:left w:val="single" w:color="F8CCAA" w:themeColor="accent2" w:themeTint="67" w:sz="4" w:space="0"/>
          <w:bottom w:val="single" w:color="F8CCAA" w:themeColor="accent2" w:themeTint="67" w:sz="4" w:space="0"/>
          <w:right w:val="single" w:color="F8CCAA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5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FEE594" w:themeColor="accent3" w:themeTint="67" w:sz="4" w:space="0"/>
        <w:left w:val="single" w:color="FEE594" w:themeColor="accent3" w:themeTint="67" w:sz="4" w:space="0"/>
        <w:bottom w:val="single" w:color="FEE594" w:themeColor="accent3" w:themeTint="67" w:sz="4" w:space="0"/>
        <w:right w:val="single" w:color="FEE594" w:themeColor="accent3" w:themeTint="67" w:sz="4" w:space="0"/>
        <w:insideH w:val="single" w:color="FEE594" w:themeColor="accent3" w:themeTint="67" w:sz="4" w:space="0"/>
        <w:insideV w:val="single" w:color="FEE594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DD961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DD961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DD961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EE594" w:themeColor="accent3" w:themeTint="67" w:sz="4" w:space="0"/>
          <w:left w:val="single" w:color="FEE594" w:themeColor="accent3" w:themeTint="67" w:sz="4" w:space="0"/>
          <w:bottom w:val="single" w:color="FEE594" w:themeColor="accent3" w:themeTint="67" w:sz="4" w:space="0"/>
          <w:right w:val="single" w:color="FEE594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6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C7E4B2" w:themeColor="accent4" w:themeTint="67" w:sz="4" w:space="0"/>
        <w:left w:val="single" w:color="C7E4B2" w:themeColor="accent4" w:themeTint="67" w:sz="4" w:space="0"/>
        <w:bottom w:val="single" w:color="C7E4B2" w:themeColor="accent4" w:themeTint="67" w:sz="4" w:space="0"/>
        <w:right w:val="single" w:color="C7E4B2" w:themeColor="accent4" w:themeTint="67" w:sz="4" w:space="0"/>
        <w:insideH w:val="single" w:color="C7E4B2" w:themeColor="accent4" w:themeTint="67" w:sz="4" w:space="0"/>
        <w:insideV w:val="single" w:color="C7E4B2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BD78C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BD78C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BD78C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7E4B2" w:themeColor="accent4" w:themeTint="67" w:sz="4" w:space="0"/>
          <w:left w:val="single" w:color="C7E4B2" w:themeColor="accent4" w:themeTint="67" w:sz="4" w:space="0"/>
          <w:bottom w:val="single" w:color="C7E4B2" w:themeColor="accent4" w:themeTint="67" w:sz="4" w:space="0"/>
          <w:right w:val="single" w:color="C7E4B2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7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A7E9E3" w:themeColor="accent5" w:themeTint="67" w:sz="4" w:space="0"/>
        <w:left w:val="single" w:color="A7E9E3" w:themeColor="accent5" w:themeTint="67" w:sz="4" w:space="0"/>
        <w:bottom w:val="single" w:color="A7E9E3" w:themeColor="accent5" w:themeTint="67" w:sz="4" w:space="0"/>
        <w:right w:val="single" w:color="A7E9E3" w:themeColor="accent5" w:themeTint="67" w:sz="4" w:space="0"/>
        <w:insideH w:val="single" w:color="A7E9E3" w:themeColor="accent5" w:themeTint="67" w:sz="4" w:space="0"/>
        <w:insideV w:val="single" w:color="A7E9E3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CDED6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CDED6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CDED6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7E9E3" w:themeColor="accent5" w:themeTint="67" w:sz="4" w:space="0"/>
          <w:left w:val="single" w:color="A7E9E3" w:themeColor="accent5" w:themeTint="67" w:sz="4" w:space="0"/>
          <w:bottom w:val="single" w:color="A7E9E3" w:themeColor="accent5" w:themeTint="67" w:sz="4" w:space="0"/>
          <w:right w:val="single" w:color="A7E9E3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8">
    <w:name w:val="Bordered - Accent 6"/>
    <w:basedOn w:val="12"/>
    <w:uiPriority w:val="99"/>
    <w:pPr>
      <w:spacing w:after="0" w:line="240" w:lineRule="auto"/>
    </w:pPr>
    <w:tblPr>
      <w:tblBorders>
        <w:top w:val="single" w:color="F4B6BD" w:themeColor="accent6" w:themeTint="67" w:sz="4" w:space="0"/>
        <w:left w:val="single" w:color="F4B6BD" w:themeColor="accent6" w:themeTint="67" w:sz="4" w:space="0"/>
        <w:bottom w:val="single" w:color="F4B6BD" w:themeColor="accent6" w:themeTint="67" w:sz="4" w:space="0"/>
        <w:right w:val="single" w:color="F4B6BD" w:themeColor="accent6" w:themeTint="67" w:sz="4" w:space="0"/>
        <w:insideH w:val="single" w:color="F4B6BD" w:themeColor="accent6" w:themeTint="67" w:sz="4" w:space="0"/>
        <w:insideV w:val="single" w:color="F4B6BD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EF949F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EF949F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EF949F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6BD" w:themeColor="accent6" w:themeTint="67" w:sz="4" w:space="0"/>
          <w:left w:val="single" w:color="F4B6BD" w:themeColor="accent6" w:themeTint="67" w:sz="4" w:space="0"/>
          <w:bottom w:val="single" w:color="F4B6BD" w:themeColor="accent6" w:themeTint="67" w:sz="4" w:space="0"/>
          <w:right w:val="single" w:color="F4B6BD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39">
    <w:name w:val="Heading 1 Char"/>
    <w:basedOn w:val="11"/>
    <w:link w:val="2"/>
    <w:qFormat/>
    <w:uiPriority w:val="9"/>
    <w:rPr>
      <w:rFonts w:ascii="Arial" w:hAnsi="Arial" w:eastAsia="Arial" w:cs="Arial"/>
      <w:color w:val="2E54A1" w:themeColor="accent1" w:themeShade="BF"/>
      <w:sz w:val="40"/>
      <w:szCs w:val="40"/>
    </w:rPr>
  </w:style>
  <w:style w:type="character" w:customStyle="1" w:styleId="140">
    <w:name w:val="Heading 2 Char"/>
    <w:basedOn w:val="11"/>
    <w:link w:val="3"/>
    <w:qFormat/>
    <w:uiPriority w:val="9"/>
    <w:rPr>
      <w:rFonts w:ascii="Arial" w:hAnsi="Arial" w:eastAsia="Arial" w:cs="Arial"/>
      <w:color w:val="2E54A1" w:themeColor="accent1" w:themeShade="BF"/>
      <w:sz w:val="32"/>
      <w:szCs w:val="32"/>
    </w:rPr>
  </w:style>
  <w:style w:type="character" w:customStyle="1" w:styleId="141">
    <w:name w:val="Heading 3 Char"/>
    <w:basedOn w:val="11"/>
    <w:link w:val="4"/>
    <w:qFormat/>
    <w:uiPriority w:val="9"/>
    <w:rPr>
      <w:rFonts w:ascii="Arial" w:hAnsi="Arial" w:eastAsia="Arial" w:cs="Arial"/>
      <w:color w:val="2E54A1" w:themeColor="accent1" w:themeShade="BF"/>
      <w:sz w:val="28"/>
      <w:szCs w:val="28"/>
    </w:rPr>
  </w:style>
  <w:style w:type="character" w:customStyle="1" w:styleId="142">
    <w:name w:val="Heading 4 Char"/>
    <w:basedOn w:val="11"/>
    <w:link w:val="5"/>
    <w:qFormat/>
    <w:uiPriority w:val="9"/>
    <w:rPr>
      <w:rFonts w:ascii="Arial" w:hAnsi="Arial" w:eastAsia="Arial" w:cs="Arial"/>
      <w:i/>
      <w:iCs/>
      <w:color w:val="2E54A1" w:themeColor="accent1" w:themeShade="BF"/>
    </w:rPr>
  </w:style>
  <w:style w:type="character" w:customStyle="1" w:styleId="143">
    <w:name w:val="Heading 5 Char"/>
    <w:basedOn w:val="11"/>
    <w:link w:val="6"/>
    <w:qFormat/>
    <w:uiPriority w:val="9"/>
    <w:rPr>
      <w:rFonts w:ascii="Arial" w:hAnsi="Arial" w:eastAsia="Arial" w:cs="Arial"/>
      <w:color w:val="2E54A1" w:themeColor="accent1" w:themeShade="BF"/>
    </w:rPr>
  </w:style>
  <w:style w:type="character" w:customStyle="1" w:styleId="144">
    <w:name w:val="Heading 6 Char"/>
    <w:basedOn w:val="11"/>
    <w:link w:val="7"/>
    <w:qFormat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5">
    <w:name w:val="Heading 7 Char"/>
    <w:basedOn w:val="11"/>
    <w:link w:val="8"/>
    <w:qFormat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6">
    <w:name w:val="Heading 8 Char"/>
    <w:basedOn w:val="11"/>
    <w:link w:val="9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47">
    <w:name w:val="Heading 9 Char"/>
    <w:basedOn w:val="11"/>
    <w:link w:val="10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8">
    <w:name w:val="Title"/>
    <w:basedOn w:val="1"/>
    <w:next w:val="1"/>
    <w:link w:val="149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character" w:customStyle="1" w:styleId="149">
    <w:name w:val="Title Char"/>
    <w:basedOn w:val="11"/>
    <w:link w:val="148"/>
    <w:qFormat/>
    <w:uiPriority w:val="10"/>
    <w:rPr>
      <w:rFonts w:ascii="Arial" w:hAnsi="Arial" w:eastAsia="Arial" w:cs="Arial"/>
      <w:spacing w:val="-10"/>
      <w:sz w:val="56"/>
      <w:szCs w:val="56"/>
    </w:rPr>
  </w:style>
  <w:style w:type="paragraph" w:styleId="150">
    <w:name w:val="Subtitle"/>
    <w:basedOn w:val="1"/>
    <w:next w:val="1"/>
    <w:link w:val="151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1">
    <w:name w:val="Subtitle Char"/>
    <w:basedOn w:val="11"/>
    <w:link w:val="150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2">
    <w:name w:val="Quote"/>
    <w:basedOn w:val="1"/>
    <w:next w:val="1"/>
    <w:link w:val="15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3">
    <w:name w:val="Quote Char"/>
    <w:basedOn w:val="11"/>
    <w:link w:val="15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4">
    <w:name w:val="List Paragraph"/>
    <w:basedOn w:val="1"/>
    <w:qFormat/>
    <w:uiPriority w:val="34"/>
    <w:pPr>
      <w:ind w:left="720"/>
      <w:contextualSpacing/>
    </w:pPr>
  </w:style>
  <w:style w:type="character" w:customStyle="1" w:styleId="155">
    <w:name w:val="Intense Emphasis"/>
    <w:basedOn w:val="11"/>
    <w:qFormat/>
    <w:uiPriority w:val="21"/>
    <w:rPr>
      <w:i/>
      <w:iCs/>
      <w:color w:val="2E54A1" w:themeColor="accent1" w:themeShade="BF"/>
    </w:rPr>
  </w:style>
  <w:style w:type="paragraph" w:styleId="156">
    <w:name w:val="Intense Quote"/>
    <w:basedOn w:val="1"/>
    <w:next w:val="1"/>
    <w:link w:val="157"/>
    <w:qFormat/>
    <w:uiPriority w:val="30"/>
    <w:pPr>
      <w:pBdr>
        <w:top w:val="single" w:color="2D54A0" w:themeColor="accent1" w:themeShade="BF" w:sz="4" w:space="10"/>
        <w:bottom w:val="single" w:color="2D54A0" w:themeColor="accent1" w:themeShade="BF" w:sz="4" w:space="10"/>
      </w:pBdr>
      <w:spacing w:before="360" w:after="360"/>
      <w:ind w:left="864" w:right="864"/>
      <w:jc w:val="center"/>
    </w:pPr>
    <w:rPr>
      <w:i/>
      <w:iCs/>
      <w:color w:val="2E54A1" w:themeColor="accent1" w:themeShade="BF"/>
    </w:rPr>
  </w:style>
  <w:style w:type="character" w:customStyle="1" w:styleId="157">
    <w:name w:val="Intense Quote Char"/>
    <w:basedOn w:val="11"/>
    <w:link w:val="156"/>
    <w:qFormat/>
    <w:uiPriority w:val="30"/>
    <w:rPr>
      <w:i/>
      <w:iCs/>
      <w:color w:val="2E54A1" w:themeColor="accent1" w:themeShade="BF"/>
    </w:rPr>
  </w:style>
  <w:style w:type="character" w:customStyle="1" w:styleId="158">
    <w:name w:val="Intense Reference"/>
    <w:basedOn w:val="11"/>
    <w:qFormat/>
    <w:uiPriority w:val="32"/>
    <w:rPr>
      <w:b/>
      <w:bCs/>
      <w:smallCaps/>
      <w:color w:val="2E54A1" w:themeColor="accent1" w:themeShade="BF"/>
      <w:spacing w:val="5"/>
    </w:rPr>
  </w:style>
  <w:style w:type="paragraph" w:styleId="159">
    <w:name w:val="No Spacing"/>
    <w:basedOn w:val="1"/>
    <w:qFormat/>
    <w:uiPriority w:val="1"/>
    <w:pPr>
      <w:spacing w:after="0" w:line="240" w:lineRule="auto"/>
    </w:pPr>
  </w:style>
  <w:style w:type="character" w:customStyle="1" w:styleId="160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61">
    <w:name w:val="Emphasis"/>
    <w:basedOn w:val="11"/>
    <w:qFormat/>
    <w:uiPriority w:val="20"/>
    <w:rPr>
      <w:i/>
      <w:iCs/>
    </w:rPr>
  </w:style>
  <w:style w:type="character" w:styleId="162">
    <w:name w:val="Strong"/>
    <w:basedOn w:val="11"/>
    <w:qFormat/>
    <w:uiPriority w:val="22"/>
    <w:rPr>
      <w:b/>
      <w:bCs/>
    </w:rPr>
  </w:style>
  <w:style w:type="character" w:customStyle="1" w:styleId="163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i/>
      <w:iCs/>
      <w:spacing w:val="5"/>
    </w:rPr>
  </w:style>
  <w:style w:type="paragraph" w:styleId="165">
    <w:name w:val="header"/>
    <w:basedOn w:val="1"/>
    <w:link w:val="166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166">
    <w:name w:val="Header Char"/>
    <w:basedOn w:val="11"/>
    <w:link w:val="165"/>
    <w:qFormat/>
    <w:uiPriority w:val="99"/>
  </w:style>
  <w:style w:type="paragraph" w:styleId="167">
    <w:name w:val="footer"/>
    <w:basedOn w:val="1"/>
    <w:link w:val="168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168">
    <w:name w:val="Footer Char"/>
    <w:basedOn w:val="11"/>
    <w:link w:val="167"/>
    <w:qFormat/>
    <w:uiPriority w:val="99"/>
  </w:style>
  <w:style w:type="paragraph" w:styleId="169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70">
    <w:name w:val="footnote text"/>
    <w:basedOn w:val="1"/>
    <w:link w:val="17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customStyle="1" w:styleId="171">
    <w:name w:val="Footnote Text Char"/>
    <w:basedOn w:val="11"/>
    <w:link w:val="170"/>
    <w:semiHidden/>
    <w:qFormat/>
    <w:uiPriority w:val="99"/>
    <w:rPr>
      <w:sz w:val="20"/>
      <w:szCs w:val="20"/>
    </w:rPr>
  </w:style>
  <w:style w:type="character" w:styleId="172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173">
    <w:name w:val="endnote text"/>
    <w:basedOn w:val="1"/>
    <w:link w:val="174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customStyle="1" w:styleId="174">
    <w:name w:val="Endnote Text Char"/>
    <w:basedOn w:val="11"/>
    <w:link w:val="173"/>
    <w:semiHidden/>
    <w:qFormat/>
    <w:uiPriority w:val="99"/>
    <w:rPr>
      <w:sz w:val="20"/>
      <w:szCs w:val="20"/>
    </w:rPr>
  </w:style>
  <w:style w:type="character" w:styleId="175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76">
    <w:name w:val="Hyperlink"/>
    <w:basedOn w:val="11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177">
    <w:name w:val="FollowedHyperlink"/>
    <w:basedOn w:val="11"/>
    <w:semiHidden/>
    <w:unhideWhenUsed/>
    <w:qFormat/>
    <w:uiPriority w:val="99"/>
    <w:rPr>
      <w:color w:val="7E1FAD" w:themeColor="followedHyperlink"/>
      <w:u w:val="single"/>
      <w14:textFill>
        <w14:solidFill>
          <w14:schemeClr w14:val="folHlink"/>
        </w14:solidFill>
      </w14:textFill>
    </w:rPr>
  </w:style>
  <w:style w:type="paragraph" w:styleId="178">
    <w:name w:val="toc 1"/>
    <w:basedOn w:val="1"/>
    <w:next w:val="1"/>
    <w:unhideWhenUsed/>
    <w:qFormat/>
    <w:uiPriority w:val="39"/>
    <w:pPr>
      <w:spacing w:after="100"/>
    </w:pPr>
  </w:style>
  <w:style w:type="paragraph" w:styleId="179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180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181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182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183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184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185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186">
    <w:name w:val="toc 9"/>
    <w:basedOn w:val="1"/>
    <w:next w:val="1"/>
    <w:unhideWhenUsed/>
    <w:qFormat/>
    <w:uiPriority w:val="39"/>
    <w:pPr>
      <w:spacing w:after="100"/>
      <w:ind w:left="1760"/>
    </w:pPr>
  </w:style>
  <w:style w:type="paragraph" w:customStyle="1" w:styleId="187">
    <w:name w:val="TOC Heading"/>
    <w:unhideWhenUsed/>
    <w:qFormat/>
    <w:uiPriority w:val="39"/>
    <w:rPr>
      <w:rFonts w:asciiTheme="minorHAnsi" w:hAnsiTheme="minorHAnsi" w:eastAsiaTheme="minorEastAsia" w:cstheme="minorBidi"/>
      <w:sz w:val="21"/>
      <w:szCs w:val="22"/>
    </w:rPr>
  </w:style>
  <w:style w:type="paragraph" w:styleId="188">
    <w:name w:val="table of figures"/>
    <w:basedOn w:val="1"/>
    <w:next w:val="1"/>
    <w:unhideWhenUsed/>
    <w:qFormat/>
    <w:uiPriority w:val="99"/>
    <w:pPr>
      <w:spacing w:after="0" w:afterAutospacing="0"/>
    </w:pPr>
  </w:style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29</Characters>
  <TotalTime>0</TotalTime>
  <ScaleCrop>false</ScaleCrop>
  <LinksUpToDate>false</LinksUpToDate>
  <CharactersWithSpaces>35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2025-05-19T01:52:00Z</dcterms:created>
  <dc:creator>、Ning.</dc:creator>
  <cp:lastModifiedBy>、Ning.</cp:lastModifiedBy>
  <dcterms:modified xsi:type="dcterms:W3CDTF">2025-05-19T02:07:16Z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62AE2350337A40608853DE7A90CE133A_13</vt:lpwstr>
  </property>
  <property fmtid="{D5CDD505-2E9C-101B-9397-08002B2CF9AE}" pid="4" name="KSOTemplateDocerSaveRecord">
    <vt:lpwstr>eyJoZGlkIjoiZTBlOTM1OWM1NjgzYjMxZTkzNGExNTRlZjhkNDVhNDYiLCJ1c2VySWQiOiIzNjM0MDQzMjEifQ==</vt:lpwstr>
  </property>
</Properties>
</file>